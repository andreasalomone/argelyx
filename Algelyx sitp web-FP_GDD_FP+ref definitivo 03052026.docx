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D11C6" w14:textId="77777777" w:rsidR="008C4F4C" w:rsidRDefault="008C4F4C" w:rsidP="008C4F4C"/>
    <w:p w14:paraId="3CCDCB37" w14:textId="674D5AFB" w:rsidR="008C4F4C" w:rsidRDefault="008C4F4C" w:rsidP="008C4F4C">
      <w:r w:rsidRPr="00D96502">
        <w:rPr>
          <w:b/>
          <w:bCs/>
        </w:rPr>
        <w:t>Matrici extracellulari biocompatibili per colture cellulari</w:t>
      </w:r>
    </w:p>
    <w:p w14:paraId="720B391F" w14:textId="12AF343D" w:rsidR="008C4F4C" w:rsidRDefault="008C4F4C" w:rsidP="008C4F4C">
      <w:r w:rsidRPr="008C4F4C">
        <w:t xml:space="preserve">Idrogel </w:t>
      </w:r>
      <w:r>
        <w:t>bioingegnerizzati</w:t>
      </w:r>
      <w:r w:rsidRPr="008C4F4C">
        <w:t xml:space="preserve"> di origine vegetale,</w:t>
      </w:r>
      <w:r>
        <w:t xml:space="preserve"> riproducono </w:t>
      </w:r>
      <w:r w:rsidRPr="008C4F4C">
        <w:t>in modo accurato le proprietà strutturali e funzionali dei tessuti umani</w:t>
      </w:r>
      <w:r>
        <w:t xml:space="preserve"> e offrono</w:t>
      </w:r>
      <w:r w:rsidRPr="008C4F4C">
        <w:t xml:space="preserve"> un’alternativa scalabile ed eticamente sostenibile alle colture cellulari tradizionali e alla sperimentazione animale.</w:t>
      </w:r>
    </w:p>
    <w:p w14:paraId="1577A229" w14:textId="77777777" w:rsidR="008C4F4C" w:rsidRDefault="008C4F4C" w:rsidP="008C4F4C"/>
    <w:p w14:paraId="3DBC417F" w14:textId="34CF1C9A" w:rsidR="008C4F4C" w:rsidRPr="00D96502" w:rsidRDefault="008C4F4C" w:rsidP="008C4F4C">
      <w:r w:rsidRPr="00D96502">
        <w:t>Scopri di più</w:t>
      </w:r>
      <w:r w:rsidR="000B27FC">
        <w:t xml:space="preserve"> </w:t>
      </w:r>
      <w:hyperlink r:id="rId5" w:history="1">
        <w:r w:rsidRPr="00D96502">
          <w:rPr>
            <w:rStyle w:val="Collegamentoipertestuale"/>
            <w:b/>
            <w:bCs/>
          </w:rPr>
          <w:t>Contattaci</w:t>
        </w:r>
      </w:hyperlink>
    </w:p>
    <w:p w14:paraId="7A297575" w14:textId="77777777" w:rsidR="008C4F4C" w:rsidRPr="00D96502" w:rsidRDefault="008C4F4C" w:rsidP="008C4F4C">
      <w:r w:rsidRPr="00D96502">
        <w:rPr>
          <w:noProof/>
        </w:rPr>
        <w:drawing>
          <wp:inline distT="0" distB="0" distL="0" distR="0" wp14:anchorId="4CBF4920" wp14:editId="61651C9A">
            <wp:extent cx="1905000" cy="1905000"/>
            <wp:effectExtent l="0" t="0" r="0" b="0"/>
            <wp:docPr id="1073356705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6502">
        <w:rPr>
          <w:noProof/>
        </w:rPr>
        <w:drawing>
          <wp:inline distT="0" distB="0" distL="0" distR="0" wp14:anchorId="7F0720D3" wp14:editId="4F833989">
            <wp:extent cx="2857500" cy="2857500"/>
            <wp:effectExtent l="0" t="0" r="0" b="0"/>
            <wp:docPr id="181921875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BFEEB" w14:textId="77777777" w:rsidR="008C4F4C" w:rsidRPr="00D96502" w:rsidRDefault="008C4F4C" w:rsidP="008C4F4C">
      <w:pPr>
        <w:rPr>
          <w:b/>
          <w:bCs/>
        </w:rPr>
      </w:pPr>
      <w:r w:rsidRPr="00D96502">
        <w:rPr>
          <w:b/>
          <w:bCs/>
        </w:rPr>
        <w:t>Il Problema</w:t>
      </w:r>
    </w:p>
    <w:p w14:paraId="47F63EE9" w14:textId="65803844" w:rsidR="008C4F4C" w:rsidRDefault="008C4F4C" w:rsidP="008C4F4C">
      <w:pPr>
        <w:tabs>
          <w:tab w:val="left" w:pos="3720"/>
        </w:tabs>
        <w:rPr>
          <w:ins w:id="0" w:author="Gianluca De Danieli" w:date="2026-04-26T09:33:00Z" w16du:dateUtc="2026-04-26T07:33:00Z"/>
        </w:rPr>
      </w:pPr>
      <w:del w:id="1" w:author="Gianluca De Danieli" w:date="2026-04-26T09:37:00Z" w16du:dateUtc="2026-04-26T07:37:00Z">
        <w:r w:rsidRPr="008C4F4C" w:rsidDel="00B31B57">
          <w:rPr>
            <w:b/>
            <w:bCs/>
          </w:rPr>
          <w:delText>La biologia è tridimensionale</w:delText>
        </w:r>
      </w:del>
      <w:r w:rsidRPr="008C4F4C">
        <w:rPr>
          <w:b/>
          <w:bCs/>
        </w:rPr>
        <w:tab/>
      </w:r>
      <w:r w:rsidRPr="008C4F4C">
        <w:br/>
        <w:t>Le colture cellulari bidimensionali su substrati rigidi non riproducono fedelmente l’organizzazione spaziale, le interazioni cellula-cellula e cellula-matrice, né la complessità fisiopatologica dei tessuti umani.</w:t>
      </w:r>
      <w:ins w:id="2" w:author="Gianluca De Danieli" w:date="2026-04-26T09:33:00Z" w16du:dateUtc="2026-04-26T07:33:00Z">
        <w:r w:rsidR="00B31B57">
          <w:t xml:space="preserve"> Ad oggi i principali limito sono: </w:t>
        </w:r>
      </w:ins>
    </w:p>
    <w:p w14:paraId="172AF59D" w14:textId="77777777" w:rsidR="00B31B57" w:rsidRDefault="00B31B57" w:rsidP="008C4F4C">
      <w:pPr>
        <w:tabs>
          <w:tab w:val="left" w:pos="3720"/>
        </w:tabs>
        <w:rPr>
          <w:ins w:id="3" w:author="Gianluca De Danieli" w:date="2026-04-26T09:33:00Z" w16du:dateUtc="2026-04-26T07:33:00Z"/>
        </w:rPr>
      </w:pPr>
    </w:p>
    <w:p w14:paraId="5E200580" w14:textId="77777777" w:rsidR="00B31B57" w:rsidRPr="00B31B57" w:rsidRDefault="00B31B57" w:rsidP="00B31B57">
      <w:pPr>
        <w:numPr>
          <w:ilvl w:val="0"/>
          <w:numId w:val="3"/>
        </w:numPr>
        <w:tabs>
          <w:tab w:val="left" w:pos="3720"/>
        </w:tabs>
        <w:rPr>
          <w:ins w:id="4" w:author="Gianluca De Danieli" w:date="2026-04-26T09:33:00Z"/>
          <w:b/>
          <w:bCs/>
        </w:rPr>
      </w:pPr>
      <w:ins w:id="5" w:author="Gianluca De Danieli" w:date="2026-04-26T09:33:00Z">
        <w:r w:rsidRPr="00B31B57">
          <w:rPr>
            <w:b/>
            <w:bCs/>
          </w:rPr>
          <w:t>ambiente non fisiologico → rigidità e planarità alterano il comportamento cellulare (</w:t>
        </w:r>
        <w:proofErr w:type="spellStart"/>
        <w:r w:rsidRPr="00B31B57">
          <w:rPr>
            <w:b/>
            <w:bCs/>
          </w:rPr>
          <w:t>meccanotrasduzione</w:t>
        </w:r>
        <w:proofErr w:type="spellEnd"/>
        <w:r w:rsidRPr="00B31B57">
          <w:rPr>
            <w:b/>
            <w:bCs/>
          </w:rPr>
          <w:t xml:space="preserve">) </w:t>
        </w:r>
      </w:ins>
    </w:p>
    <w:p w14:paraId="0D7FEF5F" w14:textId="77777777" w:rsidR="00B31B57" w:rsidRPr="00B31B57" w:rsidRDefault="00B31B57" w:rsidP="00B31B57">
      <w:pPr>
        <w:numPr>
          <w:ilvl w:val="0"/>
          <w:numId w:val="3"/>
        </w:numPr>
        <w:tabs>
          <w:tab w:val="left" w:pos="3720"/>
        </w:tabs>
        <w:rPr>
          <w:ins w:id="6" w:author="Gianluca De Danieli" w:date="2026-04-26T09:33:00Z"/>
          <w:b/>
          <w:bCs/>
        </w:rPr>
      </w:pPr>
      <w:ins w:id="7" w:author="Gianluca De Danieli" w:date="2026-04-26T09:33:00Z">
        <w:r w:rsidRPr="00B31B57">
          <w:rPr>
            <w:b/>
            <w:bCs/>
          </w:rPr>
          <w:t xml:space="preserve">perdita di funzioni e fenotipo originali </w:t>
        </w:r>
      </w:ins>
    </w:p>
    <w:p w14:paraId="000ECA42" w14:textId="77777777" w:rsidR="00B31B57" w:rsidRPr="00B31B57" w:rsidRDefault="00B31B57" w:rsidP="00B31B57">
      <w:pPr>
        <w:numPr>
          <w:ilvl w:val="0"/>
          <w:numId w:val="3"/>
        </w:numPr>
        <w:tabs>
          <w:tab w:val="left" w:pos="3720"/>
        </w:tabs>
        <w:rPr>
          <w:ins w:id="8" w:author="Gianluca De Danieli" w:date="2026-04-26T09:33:00Z"/>
          <w:b/>
          <w:bCs/>
        </w:rPr>
      </w:pPr>
      <w:ins w:id="9" w:author="Gianluca De Danieli" w:date="2026-04-26T09:33:00Z">
        <w:r w:rsidRPr="00B31B57">
          <w:rPr>
            <w:b/>
            <w:bCs/>
          </w:rPr>
          <w:t xml:space="preserve">assenza di struttura tridimensionale e interazioni realistiche </w:t>
        </w:r>
      </w:ins>
    </w:p>
    <w:p w14:paraId="52720909" w14:textId="77777777" w:rsidR="00B31B57" w:rsidRPr="00B31B57" w:rsidRDefault="00B31B57" w:rsidP="00B31B57">
      <w:pPr>
        <w:numPr>
          <w:ilvl w:val="0"/>
          <w:numId w:val="3"/>
        </w:numPr>
        <w:tabs>
          <w:tab w:val="left" w:pos="3720"/>
        </w:tabs>
        <w:rPr>
          <w:ins w:id="10" w:author="Gianluca De Danieli" w:date="2026-04-26T09:33:00Z"/>
          <w:b/>
          <w:bCs/>
        </w:rPr>
      </w:pPr>
      <w:ins w:id="11" w:author="Gianluca De Danieli" w:date="2026-04-26T09:33:00Z">
        <w:r w:rsidRPr="00B31B57">
          <w:rPr>
            <w:b/>
            <w:bCs/>
          </w:rPr>
          <w:t xml:space="preserve">distribuzione non realistica di nutrienti e farmaci </w:t>
        </w:r>
      </w:ins>
    </w:p>
    <w:p w14:paraId="7BD18DE9" w14:textId="77777777" w:rsidR="00B31B57" w:rsidRPr="00B31B57" w:rsidRDefault="00B31B57" w:rsidP="00B31B57">
      <w:pPr>
        <w:numPr>
          <w:ilvl w:val="0"/>
          <w:numId w:val="3"/>
        </w:numPr>
        <w:tabs>
          <w:tab w:val="left" w:pos="3720"/>
        </w:tabs>
        <w:rPr>
          <w:ins w:id="12" w:author="Gianluca De Danieli" w:date="2026-04-26T09:33:00Z"/>
          <w:b/>
          <w:bCs/>
        </w:rPr>
      </w:pPr>
      <w:ins w:id="13" w:author="Gianluca De Danieli" w:date="2026-04-26T09:33:00Z">
        <w:r w:rsidRPr="00B31B57">
          <w:rPr>
            <w:b/>
            <w:bCs/>
          </w:rPr>
          <w:t xml:space="preserve">scarsa predittività nei test farmacologici </w:t>
        </w:r>
      </w:ins>
    </w:p>
    <w:p w14:paraId="313E23D9" w14:textId="77777777" w:rsidR="00B31B57" w:rsidRPr="00B31B57" w:rsidRDefault="00B31B57" w:rsidP="00B31B57">
      <w:pPr>
        <w:numPr>
          <w:ilvl w:val="0"/>
          <w:numId w:val="3"/>
        </w:numPr>
        <w:tabs>
          <w:tab w:val="left" w:pos="3720"/>
        </w:tabs>
        <w:rPr>
          <w:ins w:id="14" w:author="Gianluca De Danieli" w:date="2026-04-26T09:33:00Z"/>
          <w:b/>
          <w:bCs/>
        </w:rPr>
      </w:pPr>
      <w:ins w:id="15" w:author="Gianluca De Danieli" w:date="2026-04-26T09:33:00Z">
        <w:r w:rsidRPr="00B31B57">
          <w:rPr>
            <w:b/>
            <w:bCs/>
          </w:rPr>
          <w:t xml:space="preserve">polarità cellulare alterata </w:t>
        </w:r>
      </w:ins>
    </w:p>
    <w:p w14:paraId="37F20D94" w14:textId="77777777" w:rsidR="00B31B57" w:rsidRPr="00B31B57" w:rsidRDefault="00B31B57" w:rsidP="00B31B57">
      <w:pPr>
        <w:numPr>
          <w:ilvl w:val="0"/>
          <w:numId w:val="3"/>
        </w:numPr>
        <w:tabs>
          <w:tab w:val="left" w:pos="3720"/>
        </w:tabs>
        <w:rPr>
          <w:ins w:id="16" w:author="Gianluca De Danieli" w:date="2026-04-26T09:33:00Z"/>
          <w:b/>
          <w:bCs/>
        </w:rPr>
      </w:pPr>
      <w:ins w:id="17" w:author="Gianluca De Danieli" w:date="2026-04-26T09:33:00Z">
        <w:r w:rsidRPr="00B31B57">
          <w:rPr>
            <w:b/>
            <w:bCs/>
          </w:rPr>
          <w:t>interazioni semplificate con la matrice extracellulare</w:t>
        </w:r>
      </w:ins>
    </w:p>
    <w:p w14:paraId="7015EA53" w14:textId="77777777" w:rsidR="00B31B57" w:rsidRPr="000B27FC" w:rsidRDefault="00B31B57" w:rsidP="008C4F4C">
      <w:pPr>
        <w:tabs>
          <w:tab w:val="left" w:pos="3720"/>
        </w:tabs>
        <w:rPr>
          <w:b/>
          <w:bCs/>
        </w:rPr>
      </w:pPr>
    </w:p>
    <w:p w14:paraId="663ECF6B" w14:textId="77777777" w:rsidR="008C4F4C" w:rsidRDefault="008C4F4C" w:rsidP="008C4F4C">
      <w:pPr>
        <w:tabs>
          <w:tab w:val="left" w:pos="3720"/>
        </w:tabs>
        <w:rPr>
          <w:b/>
          <w:bCs/>
        </w:rPr>
      </w:pPr>
    </w:p>
    <w:p w14:paraId="4B6D62C9" w14:textId="67FF5B0A" w:rsidR="008C4F4C" w:rsidRDefault="008C4F4C" w:rsidP="008C4F4C">
      <w:pPr>
        <w:tabs>
          <w:tab w:val="left" w:pos="3720"/>
        </w:tabs>
      </w:pPr>
      <w:r w:rsidRPr="008C4F4C">
        <w:rPr>
          <w:b/>
          <w:bCs/>
        </w:rPr>
        <w:t>I modelli animali mostrano limiti strutturali</w:t>
      </w:r>
      <w:r w:rsidRPr="008C4F4C">
        <w:br/>
        <w:t>Gli studi in vivo sono soggetti a stringenti restrizioni normative</w:t>
      </w:r>
      <w:r w:rsidR="000B27FC">
        <w:t xml:space="preserve"> a livello internazionale</w:t>
      </w:r>
      <w:r w:rsidRPr="008C4F4C">
        <w:t xml:space="preserve">, presentano criticità etiche, implicano costi elevati e offrono una </w:t>
      </w:r>
      <w:proofErr w:type="spellStart"/>
      <w:r w:rsidRPr="008C4F4C">
        <w:t>traslazionalità</w:t>
      </w:r>
      <w:proofErr w:type="spellEnd"/>
      <w:r w:rsidRPr="008C4F4C">
        <w:t xml:space="preserve"> limitata</w:t>
      </w:r>
      <w:r>
        <w:t>.</w:t>
      </w:r>
    </w:p>
    <w:p w14:paraId="59F60381" w14:textId="77777777" w:rsidR="008C4F4C" w:rsidRDefault="008C4F4C" w:rsidP="008C4F4C">
      <w:pPr>
        <w:tabs>
          <w:tab w:val="left" w:pos="3720"/>
        </w:tabs>
      </w:pPr>
    </w:p>
    <w:p w14:paraId="592243CC" w14:textId="223EB18B" w:rsidR="008C4F4C" w:rsidRDefault="008C4F4C" w:rsidP="008C4F4C">
      <w:pPr>
        <w:tabs>
          <w:tab w:val="left" w:pos="3720"/>
        </w:tabs>
        <w:rPr>
          <w:ins w:id="18" w:author="Gianluca De Danieli" w:date="2026-04-26T09:35:00Z" w16du:dateUtc="2026-04-26T07:35:00Z"/>
        </w:rPr>
      </w:pPr>
      <w:r w:rsidRPr="008C4F4C">
        <w:rPr>
          <w:b/>
          <w:bCs/>
        </w:rPr>
        <w:t>I limiti dello standard attuale</w:t>
      </w:r>
      <w:ins w:id="19" w:author="Gianluca De Danieli" w:date="2026-04-26T09:34:00Z" w16du:dateUtc="2026-04-26T07:34:00Z">
        <w:r w:rsidR="00B31B57">
          <w:rPr>
            <w:b/>
            <w:bCs/>
          </w:rPr>
          <w:t xml:space="preserve"> di </w:t>
        </w:r>
        <w:proofErr w:type="spellStart"/>
        <w:r w:rsidR="00B31B57">
          <w:rPr>
            <w:b/>
            <w:bCs/>
          </w:rPr>
          <w:t>orgine</w:t>
        </w:r>
        <w:proofErr w:type="spellEnd"/>
        <w:r w:rsidR="00B31B57">
          <w:rPr>
            <w:b/>
            <w:bCs/>
          </w:rPr>
          <w:t xml:space="preserve"> animale </w:t>
        </w:r>
      </w:ins>
      <w:r w:rsidRPr="008C4F4C">
        <w:br/>
        <w:t>Gli idrogel più diffusamente impiegati</w:t>
      </w:r>
      <w:del w:id="20" w:author="Gianluca De Danieli" w:date="2026-04-25T17:50:00Z" w16du:dateUtc="2026-04-25T15:50:00Z">
        <w:r w:rsidRPr="008C4F4C" w:rsidDel="00281380">
          <w:delText xml:space="preserve"> (es. </w:delText>
        </w:r>
        <w:commentRangeStart w:id="21"/>
        <w:r w:rsidRPr="008C4F4C" w:rsidDel="00281380">
          <w:delText>Matrigel</w:delText>
        </w:r>
      </w:del>
      <w:commentRangeEnd w:id="21"/>
      <w:r w:rsidR="00B31B57" w:rsidRPr="008C4F4C">
        <w:rPr>
          <w:rStyle w:val="Rimandocommento"/>
          <w:sz w:val="24"/>
          <w:szCs w:val="24"/>
        </w:rPr>
        <w:commentReference w:id="21"/>
      </w:r>
      <w:del w:id="22" w:author="Gianluca De Danieli" w:date="2026-04-25T17:50:00Z" w16du:dateUtc="2026-04-25T15:50:00Z">
        <w:r w:rsidRPr="008C4F4C" w:rsidDel="00281380">
          <w:delText>)</w:delText>
        </w:r>
      </w:del>
      <w:r w:rsidRPr="008C4F4C">
        <w:t xml:space="preserve">, di origine animale, </w:t>
      </w:r>
      <w:ins w:id="23" w:author="Gianluca De Danieli" w:date="2026-04-26T09:29:00Z" w16du:dateUtc="2026-04-26T07:29:00Z">
        <w:r w:rsidR="00B31B57">
          <w:t xml:space="preserve">potrebbero </w:t>
        </w:r>
      </w:ins>
      <w:proofErr w:type="spellStart"/>
      <w:r w:rsidRPr="008C4F4C">
        <w:t>presenta</w:t>
      </w:r>
      <w:ins w:id="24" w:author="Gianluca De Danieli" w:date="2026-04-26T09:29:00Z" w16du:dateUtc="2026-04-26T07:29:00Z">
        <w:r w:rsidR="00B31B57">
          <w:t>re</w:t>
        </w:r>
      </w:ins>
      <w:del w:id="25" w:author="Gianluca De Danieli" w:date="2026-04-26T09:29:00Z" w16du:dateUtc="2026-04-26T07:29:00Z">
        <w:r w:rsidRPr="008C4F4C" w:rsidDel="00B31B57">
          <w:delText xml:space="preserve">no </w:delText>
        </w:r>
      </w:del>
      <w:r w:rsidRPr="008C4F4C">
        <w:t>elevata</w:t>
      </w:r>
      <w:proofErr w:type="spellEnd"/>
      <w:r w:rsidRPr="008C4F4C">
        <w:t xml:space="preserve"> variabilità inter-lotto, limitata </w:t>
      </w:r>
      <w:proofErr w:type="spellStart"/>
      <w:r w:rsidRPr="008C4F4C">
        <w:t>traslabilità</w:t>
      </w:r>
      <w:proofErr w:type="spellEnd"/>
      <w:r w:rsidRPr="008C4F4C">
        <w:t xml:space="preserve"> clinica e non consentono il recupero non distruttivo delle cellule coltivate.</w:t>
      </w:r>
    </w:p>
    <w:p w14:paraId="34146123" w14:textId="4B030F99" w:rsidR="00B31B57" w:rsidRDefault="00B31B57" w:rsidP="008C4F4C">
      <w:pPr>
        <w:tabs>
          <w:tab w:val="left" w:pos="3720"/>
        </w:tabs>
        <w:rPr>
          <w:ins w:id="26" w:author="Gianluca De Danieli" w:date="2026-04-26T09:36:00Z" w16du:dateUtc="2026-04-26T07:36:00Z"/>
        </w:rPr>
      </w:pPr>
      <w:ins w:id="27" w:author="Gianluca De Danieli" w:date="2026-04-26T09:35:00Z" w16du:dateUtc="2026-04-26T07:35:00Z">
        <w:r>
          <w:t xml:space="preserve">i limiti </w:t>
        </w:r>
      </w:ins>
      <w:ins w:id="28" w:author="Gianluca De Danieli" w:date="2026-04-26T09:36:00Z" w16du:dateUtc="2026-04-26T07:36:00Z">
        <w:r>
          <w:t>principali</w:t>
        </w:r>
      </w:ins>
      <w:ins w:id="29" w:author="Gianluca De Danieli" w:date="2026-04-26T09:35:00Z" w16du:dateUtc="2026-04-26T07:35:00Z">
        <w:r>
          <w:t xml:space="preserve"> ad oggi si possono </w:t>
        </w:r>
      </w:ins>
      <w:ins w:id="30" w:author="Gianluca De Danieli" w:date="2026-04-26T09:36:00Z" w16du:dateUtc="2026-04-26T07:36:00Z">
        <w:r>
          <w:t xml:space="preserve">riassumere </w:t>
        </w:r>
        <w:proofErr w:type="gramStart"/>
        <w:r>
          <w:t>in :</w:t>
        </w:r>
        <w:proofErr w:type="gramEnd"/>
        <w:r>
          <w:t xml:space="preserve"> </w:t>
        </w:r>
      </w:ins>
    </w:p>
    <w:p w14:paraId="45B391D2" w14:textId="77777777" w:rsidR="00B31B57" w:rsidRDefault="00B31B57" w:rsidP="008C4F4C">
      <w:pPr>
        <w:tabs>
          <w:tab w:val="left" w:pos="3720"/>
        </w:tabs>
        <w:rPr>
          <w:ins w:id="31" w:author="Gianluca De Danieli" w:date="2026-04-26T09:36:00Z" w16du:dateUtc="2026-04-26T07:36:00Z"/>
        </w:rPr>
      </w:pPr>
    </w:p>
    <w:p w14:paraId="7896A15F" w14:textId="77777777" w:rsidR="00B31B57" w:rsidRPr="00B31B57" w:rsidRDefault="00B31B57" w:rsidP="00B31B57">
      <w:pPr>
        <w:numPr>
          <w:ilvl w:val="0"/>
          <w:numId w:val="4"/>
        </w:numPr>
        <w:tabs>
          <w:tab w:val="left" w:pos="3720"/>
        </w:tabs>
        <w:rPr>
          <w:ins w:id="32" w:author="Gianluca De Danieli" w:date="2026-04-26T09:36:00Z"/>
        </w:rPr>
      </w:pPr>
      <w:ins w:id="33" w:author="Gianluca De Danieli" w:date="2026-04-26T09:36:00Z">
        <w:r w:rsidRPr="00B31B57">
          <w:rPr>
            <w:b/>
            <w:bCs/>
          </w:rPr>
          <w:t>variabilità biologica</w:t>
        </w:r>
        <w:r w:rsidRPr="00B31B57">
          <w:t xml:space="preserve"> → composizione non sempre uniforme tra lotti </w:t>
        </w:r>
      </w:ins>
    </w:p>
    <w:p w14:paraId="45B9BF7C" w14:textId="77777777" w:rsidR="00B31B57" w:rsidRPr="00B31B57" w:rsidRDefault="00B31B57" w:rsidP="00B31B57">
      <w:pPr>
        <w:numPr>
          <w:ilvl w:val="0"/>
          <w:numId w:val="4"/>
        </w:numPr>
        <w:tabs>
          <w:tab w:val="left" w:pos="3720"/>
        </w:tabs>
        <w:rPr>
          <w:ins w:id="34" w:author="Gianluca De Danieli" w:date="2026-04-26T09:36:00Z"/>
        </w:rPr>
      </w:pPr>
      <w:ins w:id="35" w:author="Gianluca De Danieli" w:date="2026-04-26T09:36:00Z">
        <w:r w:rsidRPr="00B31B57">
          <w:rPr>
            <w:b/>
            <w:bCs/>
          </w:rPr>
          <w:t>rischio immunogenico</w:t>
        </w:r>
        <w:r w:rsidRPr="00B31B57">
          <w:t xml:space="preserve"> → possono attivare risposte del sistema immunitario </w:t>
        </w:r>
      </w:ins>
    </w:p>
    <w:p w14:paraId="01F3C933" w14:textId="77777777" w:rsidR="00B31B57" w:rsidRPr="00B31B57" w:rsidRDefault="00B31B57" w:rsidP="00B31B57">
      <w:pPr>
        <w:numPr>
          <w:ilvl w:val="0"/>
          <w:numId w:val="4"/>
        </w:numPr>
        <w:tabs>
          <w:tab w:val="left" w:pos="3720"/>
        </w:tabs>
        <w:rPr>
          <w:ins w:id="36" w:author="Gianluca De Danieli" w:date="2026-04-26T09:36:00Z"/>
        </w:rPr>
      </w:pPr>
      <w:ins w:id="37" w:author="Gianluca De Danieli" w:date="2026-04-26T09:36:00Z">
        <w:r w:rsidRPr="00B31B57">
          <w:rPr>
            <w:b/>
            <w:bCs/>
          </w:rPr>
          <w:t>possibile trasmissione di patogeni</w:t>
        </w:r>
        <w:r w:rsidRPr="00B31B57">
          <w:t xml:space="preserve"> → se non purificati adeguatamente </w:t>
        </w:r>
      </w:ins>
    </w:p>
    <w:p w14:paraId="007A5225" w14:textId="77777777" w:rsidR="00B31B57" w:rsidRPr="00B31B57" w:rsidRDefault="00B31B57" w:rsidP="00B31B57">
      <w:pPr>
        <w:numPr>
          <w:ilvl w:val="0"/>
          <w:numId w:val="4"/>
        </w:numPr>
        <w:tabs>
          <w:tab w:val="left" w:pos="3720"/>
        </w:tabs>
        <w:rPr>
          <w:ins w:id="38" w:author="Gianluca De Danieli" w:date="2026-04-26T09:36:00Z"/>
        </w:rPr>
      </w:pPr>
      <w:ins w:id="39" w:author="Gianluca De Danieli" w:date="2026-04-26T09:36:00Z">
        <w:r w:rsidRPr="00B31B57">
          <w:rPr>
            <w:b/>
            <w:bCs/>
          </w:rPr>
          <w:t>scarsa controllabilità</w:t>
        </w:r>
        <w:r w:rsidRPr="00B31B57">
          <w:t xml:space="preserve"> delle proprietà meccaniche e di degradazione </w:t>
        </w:r>
      </w:ins>
    </w:p>
    <w:p w14:paraId="6FADF3CA" w14:textId="77777777" w:rsidR="00B31B57" w:rsidRPr="00B31B57" w:rsidRDefault="00B31B57" w:rsidP="00B31B57">
      <w:pPr>
        <w:numPr>
          <w:ilvl w:val="0"/>
          <w:numId w:val="4"/>
        </w:numPr>
        <w:tabs>
          <w:tab w:val="left" w:pos="3720"/>
        </w:tabs>
        <w:rPr>
          <w:ins w:id="40" w:author="Gianluca De Danieli" w:date="2026-04-26T09:36:00Z"/>
        </w:rPr>
      </w:pPr>
      <w:ins w:id="41" w:author="Gianluca De Danieli" w:date="2026-04-26T09:36:00Z">
        <w:r w:rsidRPr="00B31B57">
          <w:rPr>
            <w:b/>
            <w:bCs/>
          </w:rPr>
          <w:t>limitata stabilità</w:t>
        </w:r>
        <w:r w:rsidRPr="00B31B57">
          <w:t xml:space="preserve"> → degradazione rapida in condizioni fisiologiche </w:t>
        </w:r>
      </w:ins>
    </w:p>
    <w:p w14:paraId="7F6E6C82" w14:textId="77777777" w:rsidR="00B31B57" w:rsidRPr="00B31B57" w:rsidRDefault="00B31B57" w:rsidP="00B31B57">
      <w:pPr>
        <w:numPr>
          <w:ilvl w:val="0"/>
          <w:numId w:val="4"/>
        </w:numPr>
        <w:tabs>
          <w:tab w:val="left" w:pos="3720"/>
        </w:tabs>
        <w:rPr>
          <w:ins w:id="42" w:author="Gianluca De Danieli" w:date="2026-04-26T09:36:00Z"/>
        </w:rPr>
      </w:pPr>
      <w:ins w:id="43" w:author="Gianluca De Danieli" w:date="2026-04-26T09:36:00Z">
        <w:r w:rsidRPr="00B31B57">
          <w:rPr>
            <w:b/>
            <w:bCs/>
          </w:rPr>
          <w:t>criticità etiche</w:t>
        </w:r>
        <w:r w:rsidRPr="00B31B57">
          <w:t xml:space="preserve"> legate all’origine animale </w:t>
        </w:r>
      </w:ins>
    </w:p>
    <w:p w14:paraId="4A45A60C" w14:textId="77777777" w:rsidR="00B31B57" w:rsidRPr="00B31B57" w:rsidRDefault="00B31B57" w:rsidP="00B31B57">
      <w:pPr>
        <w:numPr>
          <w:ilvl w:val="0"/>
          <w:numId w:val="4"/>
        </w:numPr>
        <w:tabs>
          <w:tab w:val="left" w:pos="3720"/>
        </w:tabs>
        <w:rPr>
          <w:ins w:id="44" w:author="Gianluca De Danieli" w:date="2026-04-26T09:36:00Z"/>
        </w:rPr>
      </w:pPr>
      <w:ins w:id="45" w:author="Gianluca De Danieli" w:date="2026-04-26T09:36:00Z">
        <w:r w:rsidRPr="00B31B57">
          <w:rPr>
            <w:b/>
            <w:bCs/>
          </w:rPr>
          <w:t>dipendenza da fonti non sostenibili</w:t>
        </w:r>
      </w:ins>
    </w:p>
    <w:p w14:paraId="4DA1CFA7" w14:textId="77777777" w:rsidR="00B31B57" w:rsidRDefault="00B31B57" w:rsidP="008C4F4C">
      <w:pPr>
        <w:tabs>
          <w:tab w:val="left" w:pos="3720"/>
        </w:tabs>
      </w:pPr>
    </w:p>
    <w:p w14:paraId="64919CDB" w14:textId="77777777" w:rsidR="008C4F4C" w:rsidRPr="008C4F4C" w:rsidRDefault="008C4F4C" w:rsidP="008C4F4C">
      <w:pPr>
        <w:tabs>
          <w:tab w:val="left" w:pos="3720"/>
        </w:tabs>
        <w:rPr>
          <w:b/>
          <w:bCs/>
        </w:rPr>
      </w:pPr>
    </w:p>
    <w:p w14:paraId="403EEBB2" w14:textId="6B8ECCD4" w:rsidR="008C4F4C" w:rsidRDefault="000B27FC" w:rsidP="008C4F4C">
      <w:pPr>
        <w:tabs>
          <w:tab w:val="left" w:pos="3720"/>
        </w:tabs>
      </w:pPr>
      <w:r w:rsidRPr="000B27FC">
        <w:rPr>
          <w:b/>
          <w:bCs/>
        </w:rPr>
        <w:t>La soluzione</w:t>
      </w:r>
      <w:r w:rsidRPr="000B27FC">
        <w:rPr>
          <w:b/>
          <w:bCs/>
        </w:rPr>
        <w:br/>
        <w:t>AlgiSTEM XF Kit</w:t>
      </w:r>
      <w:r w:rsidRPr="000B27FC">
        <w:br/>
        <w:t>Una matrice extracellulare</w:t>
      </w:r>
      <w:r>
        <w:t xml:space="preserve"> xeno-free,</w:t>
      </w:r>
      <w:r w:rsidRPr="000B27FC">
        <w:t xml:space="preserve"> priva di componenti di derivazione animale</w:t>
      </w:r>
      <w:r>
        <w:t xml:space="preserve"> e </w:t>
      </w:r>
      <w:r w:rsidRPr="000B27FC">
        <w:t>basata su alginati ingegnerizzati.</w:t>
      </w:r>
    </w:p>
    <w:p w14:paraId="4C6338CC" w14:textId="3FF6A71F" w:rsidR="00281380" w:rsidRPr="00281380" w:rsidRDefault="00281380" w:rsidP="00281380">
      <w:pPr>
        <w:tabs>
          <w:tab w:val="left" w:pos="3720"/>
        </w:tabs>
        <w:rPr>
          <w:color w:val="EE0000"/>
        </w:rPr>
      </w:pPr>
      <w:r w:rsidRPr="00281380">
        <w:rPr>
          <w:color w:val="EE0000"/>
        </w:rPr>
        <w:t>Gli alginati bioingegnerizzati hanno alcune proprietà molto interessanti:</w:t>
      </w:r>
    </w:p>
    <w:p w14:paraId="6D8E1928" w14:textId="77777777" w:rsidR="00281380" w:rsidRPr="00281380" w:rsidRDefault="00281380" w:rsidP="00281380">
      <w:pPr>
        <w:pStyle w:val="Paragrafoelenco"/>
        <w:numPr>
          <w:ilvl w:val="0"/>
          <w:numId w:val="1"/>
        </w:numPr>
        <w:tabs>
          <w:tab w:val="left" w:pos="3720"/>
        </w:tabs>
        <w:rPr>
          <w:color w:val="EE0000"/>
        </w:rPr>
      </w:pPr>
      <w:r w:rsidRPr="00281380">
        <w:rPr>
          <w:color w:val="EE0000"/>
        </w:rPr>
        <w:t>elevata capacità di ritenzione idrica</w:t>
      </w:r>
    </w:p>
    <w:p w14:paraId="7F67F2E9" w14:textId="77777777" w:rsidR="00281380" w:rsidRPr="00281380" w:rsidRDefault="00281380" w:rsidP="00281380">
      <w:pPr>
        <w:pStyle w:val="Paragrafoelenco"/>
        <w:numPr>
          <w:ilvl w:val="0"/>
          <w:numId w:val="1"/>
        </w:numPr>
        <w:tabs>
          <w:tab w:val="left" w:pos="3720"/>
        </w:tabs>
        <w:rPr>
          <w:color w:val="EE0000"/>
        </w:rPr>
      </w:pPr>
      <w:r w:rsidRPr="00281380">
        <w:rPr>
          <w:color w:val="EE0000"/>
        </w:rPr>
        <w:t>mimetismo dei tessuti biologici</w:t>
      </w:r>
    </w:p>
    <w:p w14:paraId="51DEDDB0" w14:textId="77777777" w:rsidR="00281380" w:rsidRPr="00281380" w:rsidRDefault="00281380" w:rsidP="00281380">
      <w:pPr>
        <w:pStyle w:val="Paragrafoelenco"/>
        <w:numPr>
          <w:ilvl w:val="0"/>
          <w:numId w:val="1"/>
        </w:numPr>
        <w:tabs>
          <w:tab w:val="left" w:pos="3720"/>
        </w:tabs>
        <w:rPr>
          <w:color w:val="EE0000"/>
        </w:rPr>
      </w:pPr>
      <w:r w:rsidRPr="00281380">
        <w:rPr>
          <w:color w:val="EE0000"/>
        </w:rPr>
        <w:t>possibilità di incorporare molecole attive</w:t>
      </w:r>
    </w:p>
    <w:p w14:paraId="6DEB8B51" w14:textId="77777777" w:rsidR="00281380" w:rsidRPr="00281380" w:rsidRDefault="00281380" w:rsidP="00281380">
      <w:pPr>
        <w:pStyle w:val="Paragrafoelenco"/>
        <w:numPr>
          <w:ilvl w:val="0"/>
          <w:numId w:val="1"/>
        </w:numPr>
        <w:tabs>
          <w:tab w:val="left" w:pos="3720"/>
        </w:tabs>
        <w:rPr>
          <w:color w:val="EE0000"/>
        </w:rPr>
      </w:pPr>
      <w:r w:rsidRPr="00281380">
        <w:rPr>
          <w:color w:val="EE0000"/>
        </w:rPr>
        <w:t>sostenibilità (derivano da biomassa rinnovabile)</w:t>
      </w:r>
    </w:p>
    <w:p w14:paraId="004C8F3A" w14:textId="77777777" w:rsidR="00281380" w:rsidRPr="00281380" w:rsidRDefault="00281380" w:rsidP="00281380">
      <w:pPr>
        <w:tabs>
          <w:tab w:val="left" w:pos="3720"/>
        </w:tabs>
        <w:rPr>
          <w:color w:val="EE0000"/>
        </w:rPr>
      </w:pPr>
    </w:p>
    <w:p w14:paraId="3E6125C6" w14:textId="08B9F068" w:rsidR="00281380" w:rsidRPr="00281380" w:rsidRDefault="00281380" w:rsidP="00281380">
      <w:pPr>
        <w:tabs>
          <w:tab w:val="left" w:pos="3720"/>
        </w:tabs>
        <w:rPr>
          <w:color w:val="EE0000"/>
        </w:rPr>
      </w:pPr>
      <w:r w:rsidRPr="00281380">
        <w:rPr>
          <w:rFonts w:ascii="Segoe UI Emoji" w:hAnsi="Segoe UI Emoji" w:cs="Segoe UI Emoji"/>
          <w:color w:val="EE0000"/>
        </w:rPr>
        <w:t xml:space="preserve">Le principali applicazioni in </w:t>
      </w:r>
      <w:r w:rsidRPr="00281380">
        <w:rPr>
          <w:color w:val="EE0000"/>
        </w:rPr>
        <w:t xml:space="preserve">Biomedicina possono essere: </w:t>
      </w:r>
    </w:p>
    <w:p w14:paraId="2FF2DFD8" w14:textId="77777777" w:rsidR="00281380" w:rsidRPr="00281380" w:rsidRDefault="00281380" w:rsidP="00281380">
      <w:pPr>
        <w:pStyle w:val="Paragrafoelenco"/>
        <w:numPr>
          <w:ilvl w:val="0"/>
          <w:numId w:val="2"/>
        </w:numPr>
        <w:tabs>
          <w:tab w:val="left" w:pos="3720"/>
        </w:tabs>
        <w:rPr>
          <w:color w:val="EE0000"/>
        </w:rPr>
      </w:pPr>
      <w:r w:rsidRPr="00281380">
        <w:rPr>
          <w:color w:val="EE0000"/>
        </w:rPr>
        <w:lastRenderedPageBreak/>
        <w:t>ingegneria tissutale (scaffold per cellule)</w:t>
      </w:r>
    </w:p>
    <w:p w14:paraId="13821CD1" w14:textId="77777777" w:rsidR="00281380" w:rsidRPr="00281380" w:rsidRDefault="00281380" w:rsidP="00281380">
      <w:pPr>
        <w:pStyle w:val="Paragrafoelenco"/>
        <w:numPr>
          <w:ilvl w:val="0"/>
          <w:numId w:val="2"/>
        </w:numPr>
        <w:tabs>
          <w:tab w:val="left" w:pos="3720"/>
        </w:tabs>
        <w:rPr>
          <w:color w:val="EE0000"/>
        </w:rPr>
      </w:pPr>
      <w:r w:rsidRPr="00281380">
        <w:rPr>
          <w:color w:val="EE0000"/>
        </w:rPr>
        <w:t>medicazioni avanzate per ferite</w:t>
      </w:r>
    </w:p>
    <w:p w14:paraId="36782551" w14:textId="01982C03" w:rsidR="00281380" w:rsidRPr="00281380" w:rsidRDefault="00281380" w:rsidP="00281380">
      <w:pPr>
        <w:pStyle w:val="Paragrafoelenco"/>
        <w:numPr>
          <w:ilvl w:val="0"/>
          <w:numId w:val="2"/>
        </w:numPr>
        <w:tabs>
          <w:tab w:val="left" w:pos="3720"/>
        </w:tabs>
        <w:rPr>
          <w:color w:val="EE0000"/>
        </w:rPr>
      </w:pPr>
      <w:r w:rsidRPr="00281380">
        <w:rPr>
          <w:color w:val="EE0000"/>
        </w:rPr>
        <w:t>rilascio controllato di farmaci</w:t>
      </w:r>
    </w:p>
    <w:p w14:paraId="461E1009" w14:textId="77777777" w:rsidR="000B27FC" w:rsidRDefault="000B27FC" w:rsidP="008C4F4C">
      <w:pPr>
        <w:tabs>
          <w:tab w:val="left" w:pos="3720"/>
        </w:tabs>
      </w:pPr>
    </w:p>
    <w:p w14:paraId="392BA7A8" w14:textId="4DAD76A7" w:rsidR="000B27FC" w:rsidRPr="000B27FC" w:rsidRDefault="000B27FC" w:rsidP="008C4F4C">
      <w:pPr>
        <w:tabs>
          <w:tab w:val="left" w:pos="3720"/>
        </w:tabs>
        <w:rPr>
          <w:b/>
          <w:bCs/>
        </w:rPr>
      </w:pPr>
      <w:r w:rsidRPr="000B27FC">
        <w:rPr>
          <w:b/>
          <w:bCs/>
        </w:rPr>
        <w:t>Il prodotto core</w:t>
      </w:r>
    </w:p>
    <w:p w14:paraId="38533092" w14:textId="555441D1" w:rsidR="000B27FC" w:rsidRDefault="000B27FC" w:rsidP="008C4F4C">
      <w:pPr>
        <w:tabs>
          <w:tab w:val="left" w:pos="3720"/>
        </w:tabs>
      </w:pPr>
      <w:r w:rsidRPr="000B27FC">
        <w:t xml:space="preserve">Kit pronto all’uso composto da matrice di alginati </w:t>
      </w:r>
      <w:r>
        <w:t>bioingegnerizzati</w:t>
      </w:r>
      <w:r w:rsidRPr="000B27FC">
        <w:t xml:space="preserve"> e soluzione di recovery cellulare.</w:t>
      </w:r>
    </w:p>
    <w:p w14:paraId="3C28E873" w14:textId="77777777" w:rsidR="00977023" w:rsidRDefault="00977023" w:rsidP="008C4F4C">
      <w:pPr>
        <w:tabs>
          <w:tab w:val="left" w:pos="3720"/>
        </w:tabs>
      </w:pPr>
    </w:p>
    <w:p w14:paraId="1F201655" w14:textId="710CD785" w:rsidR="00977023" w:rsidRPr="00977023" w:rsidRDefault="00977023" w:rsidP="00977023">
      <w:pPr>
        <w:tabs>
          <w:tab w:val="left" w:pos="3720"/>
        </w:tabs>
      </w:pPr>
      <w:r w:rsidRPr="00977023">
        <w:rPr>
          <w:b/>
          <w:bCs/>
        </w:rPr>
        <w:t>AlgiSTEM XF ReleX</w:t>
      </w:r>
      <w:r w:rsidRPr="00977023">
        <w:rPr>
          <w:b/>
          <w:bCs/>
        </w:rPr>
        <w:br/>
      </w:r>
      <w:r w:rsidRPr="00977023">
        <w:t xml:space="preserve">Sistema per il recupero non distruttivo di cellule, organoidi e </w:t>
      </w:r>
      <w:r>
        <w:t>tessuti</w:t>
      </w:r>
      <w:r w:rsidRPr="00977023">
        <w:t xml:space="preserve"> dalla matrice, garantendo elevata preservazione dell’integrità biologica. Una caratteristica </w:t>
      </w:r>
      <w:ins w:id="46" w:author="Gianluca De Danieli" w:date="2026-04-26T09:30:00Z" w16du:dateUtc="2026-04-26T07:30:00Z">
        <w:r w:rsidR="00B31B57">
          <w:t xml:space="preserve">propria degli alginati </w:t>
        </w:r>
      </w:ins>
      <w:del w:id="47" w:author="Gianluca De Danieli" w:date="2026-04-26T09:30:00Z" w16du:dateUtc="2026-04-26T07:30:00Z">
        <w:r w:rsidRPr="00977023" w:rsidDel="00B31B57">
          <w:delText xml:space="preserve">esclusiva </w:delText>
        </w:r>
      </w:del>
      <w:r w:rsidRPr="00977023">
        <w:t>rispetto alle soluzioni attualmente presenti sul mercato.</w:t>
      </w:r>
    </w:p>
    <w:p w14:paraId="102C2B4D" w14:textId="77777777" w:rsidR="00977023" w:rsidRDefault="00977023" w:rsidP="00977023">
      <w:pPr>
        <w:rPr>
          <w:b/>
          <w:bCs/>
        </w:rPr>
      </w:pPr>
    </w:p>
    <w:p w14:paraId="3EB5DCE4" w14:textId="3095E3A7" w:rsidR="00193519" w:rsidRDefault="00193519" w:rsidP="00977023">
      <w:pPr>
        <w:rPr>
          <w:b/>
          <w:bCs/>
        </w:rPr>
      </w:pPr>
      <w:r>
        <w:rPr>
          <w:b/>
          <w:bCs/>
        </w:rPr>
        <w:t>VANTAGGI COMPETITIVI</w:t>
      </w:r>
    </w:p>
    <w:p w14:paraId="7593112D" w14:textId="4E899BD5" w:rsidR="00977023" w:rsidRPr="00977023" w:rsidRDefault="00977023" w:rsidP="00977023">
      <w:pPr>
        <w:rPr>
          <w:b/>
          <w:bCs/>
        </w:rPr>
      </w:pPr>
      <w:r w:rsidRPr="00D96502">
        <w:rPr>
          <w:b/>
          <w:bCs/>
        </w:rPr>
        <w:t>Modulabilità</w:t>
      </w:r>
    </w:p>
    <w:p w14:paraId="565A38FD" w14:textId="1CEC98F5" w:rsidR="00977023" w:rsidRDefault="00977023" w:rsidP="008C4F4C">
      <w:pPr>
        <w:tabs>
          <w:tab w:val="left" w:pos="3720"/>
        </w:tabs>
      </w:pPr>
      <w:r w:rsidRPr="00977023">
        <w:t xml:space="preserve">Proprietà </w:t>
      </w:r>
      <w:r>
        <w:t>bio</w:t>
      </w:r>
      <w:r w:rsidRPr="00977023">
        <w:t xml:space="preserve">meccaniche </w:t>
      </w:r>
      <w:r>
        <w:t>modulabili</w:t>
      </w:r>
      <w:r w:rsidRPr="00977023">
        <w:t xml:space="preserve"> per adattarsi ai range fisio</w:t>
      </w:r>
      <w:r>
        <w:t>pato</w:t>
      </w:r>
      <w:r w:rsidRPr="00977023">
        <w:t>logici dei principali tessuti umani</w:t>
      </w:r>
    </w:p>
    <w:p w14:paraId="031E24BB" w14:textId="77777777" w:rsidR="00DA78DB" w:rsidRDefault="00DA78DB" w:rsidP="008C4F4C">
      <w:pPr>
        <w:tabs>
          <w:tab w:val="left" w:pos="3720"/>
        </w:tabs>
      </w:pPr>
    </w:p>
    <w:p w14:paraId="476DD547" w14:textId="77777777" w:rsidR="00977023" w:rsidRPr="00D96502" w:rsidRDefault="00977023" w:rsidP="00977023">
      <w:pPr>
        <w:rPr>
          <w:b/>
          <w:bCs/>
        </w:rPr>
      </w:pPr>
      <w:r w:rsidRPr="00D96502">
        <w:rPr>
          <w:b/>
          <w:bCs/>
        </w:rPr>
        <w:t>Riproducibilità e Sostenibilità</w:t>
      </w:r>
    </w:p>
    <w:p w14:paraId="1D6247FE" w14:textId="061AC083" w:rsidR="00977023" w:rsidRDefault="00977023" w:rsidP="00977023">
      <w:pPr>
        <w:tabs>
          <w:tab w:val="left" w:pos="3720"/>
        </w:tabs>
      </w:pPr>
      <w:r w:rsidRPr="00D96502">
        <w:t xml:space="preserve">Ricetta </w:t>
      </w:r>
      <w:r>
        <w:t xml:space="preserve">bioingegnerizzata e </w:t>
      </w:r>
      <w:r w:rsidRPr="00D96502">
        <w:t xml:space="preserve">interamente </w:t>
      </w:r>
      <w:r>
        <w:t xml:space="preserve">a base </w:t>
      </w:r>
      <w:r w:rsidRPr="00D96502">
        <w:t>vegetale. Coerenza batch-to-batch garantita e pieno rispetto dei criteri ESG.</w:t>
      </w:r>
    </w:p>
    <w:p w14:paraId="02901B45" w14:textId="77777777" w:rsidR="008C4F4C" w:rsidRPr="008C4F4C" w:rsidRDefault="008C4F4C" w:rsidP="008C4F4C"/>
    <w:p w14:paraId="606A7691" w14:textId="77777777" w:rsidR="00977023" w:rsidRPr="00D96502" w:rsidRDefault="00977023" w:rsidP="00977023">
      <w:pPr>
        <w:rPr>
          <w:b/>
          <w:bCs/>
        </w:rPr>
      </w:pPr>
      <w:r w:rsidRPr="00D96502">
        <w:rPr>
          <w:b/>
          <w:bCs/>
        </w:rPr>
        <w:t>AlgiSTEM XF ReleX</w:t>
      </w:r>
    </w:p>
    <w:p w14:paraId="6F538E16" w14:textId="391986D6" w:rsidR="00977023" w:rsidRPr="00D96502" w:rsidDel="00B31B57" w:rsidRDefault="00977023" w:rsidP="00977023">
      <w:pPr>
        <w:rPr>
          <w:del w:id="48" w:author="Gianluca De Danieli" w:date="2026-04-26T09:36:00Z" w16du:dateUtc="2026-04-26T07:36:00Z"/>
        </w:rPr>
      </w:pPr>
      <w:commentRangeStart w:id="49"/>
      <w:del w:id="50" w:author="Gianluca De Danieli" w:date="2026-04-26T09:36:00Z" w16du:dateUtc="2026-04-26T07:36:00Z">
        <w:r w:rsidRPr="00D96502" w:rsidDel="00B31B57">
          <w:delText>Recupe</w:delText>
        </w:r>
        <w:r w:rsidR="00DA78DB" w:rsidDel="00B31B57">
          <w:delText xml:space="preserve">ro </w:delText>
        </w:r>
        <w:r w:rsidR="00C80127" w:rsidDel="00B31B57">
          <w:delText>che garantisce integrità biologica</w:delText>
        </w:r>
        <w:r w:rsidRPr="00D96502" w:rsidDel="00B31B57">
          <w:delText xml:space="preserve"> di cellule, organoidi e </w:delText>
        </w:r>
        <w:r w:rsidDel="00B31B57">
          <w:delText>tessuti</w:delText>
        </w:r>
        <w:r w:rsidRPr="00D96502" w:rsidDel="00B31B57">
          <w:delText xml:space="preserve"> dalla matrice. Un vantaggio unico, non offerto dai competitor.</w:delText>
        </w:r>
        <w:commentRangeEnd w:id="49"/>
        <w:r w:rsidR="00B31B57" w:rsidRPr="00D96502" w:rsidDel="00B31B57">
          <w:rPr>
            <w:rStyle w:val="Rimandocommento"/>
            <w:sz w:val="24"/>
            <w:szCs w:val="24"/>
          </w:rPr>
          <w:commentReference w:id="49"/>
        </w:r>
      </w:del>
    </w:p>
    <w:p w14:paraId="7EA30048" w14:textId="77777777" w:rsidR="00260365" w:rsidRDefault="00260365" w:rsidP="00260365">
      <w:pPr>
        <w:rPr>
          <w:b/>
          <w:bCs/>
        </w:rPr>
      </w:pPr>
    </w:p>
    <w:p w14:paraId="35BEAD12" w14:textId="083544F4" w:rsidR="00260365" w:rsidRPr="00D96502" w:rsidRDefault="00260365" w:rsidP="00260365">
      <w:pPr>
        <w:rPr>
          <w:b/>
          <w:bCs/>
        </w:rPr>
      </w:pPr>
      <w:r w:rsidRPr="00D96502">
        <w:rPr>
          <w:b/>
          <w:bCs/>
        </w:rPr>
        <w:t>Performance</w:t>
      </w:r>
    </w:p>
    <w:p w14:paraId="6F0262D4" w14:textId="77777777" w:rsidR="00260365" w:rsidRPr="00D96502" w:rsidRDefault="00260365" w:rsidP="00260365">
      <w:pPr>
        <w:rPr>
          <w:b/>
          <w:bCs/>
        </w:rPr>
      </w:pPr>
      <w:r w:rsidRPr="00D96502">
        <w:rPr>
          <w:b/>
          <w:bCs/>
        </w:rPr>
        <w:t>Dati alla mano</w:t>
      </w:r>
    </w:p>
    <w:p w14:paraId="4996504F" w14:textId="696A1369" w:rsidR="00260365" w:rsidRPr="00D96502" w:rsidRDefault="00260365" w:rsidP="00260365">
      <w:r w:rsidRPr="00D96502">
        <w:rPr>
          <w:b/>
          <w:bCs/>
        </w:rPr>
        <w:t>100%</w:t>
      </w:r>
      <w:r>
        <w:rPr>
          <w:b/>
          <w:bCs/>
        </w:rPr>
        <w:t xml:space="preserve"> di origine V</w:t>
      </w:r>
      <w:r w:rsidRPr="00D96502">
        <w:rPr>
          <w:b/>
          <w:bCs/>
        </w:rPr>
        <w:t>egetale</w:t>
      </w:r>
    </w:p>
    <w:p w14:paraId="2693B2C1" w14:textId="7B0A7989" w:rsidR="00260365" w:rsidRPr="00D96502" w:rsidRDefault="00260365" w:rsidP="00260365">
      <w:r>
        <w:t>Privo di</w:t>
      </w:r>
      <w:r w:rsidRPr="00D96502">
        <w:t xml:space="preserve"> componenti animali</w:t>
      </w:r>
    </w:p>
    <w:p w14:paraId="0B3D579B" w14:textId="77777777" w:rsidR="00260365" w:rsidRPr="00D96502" w:rsidRDefault="00260365" w:rsidP="00260365">
      <w:r w:rsidRPr="00D96502">
        <w:rPr>
          <w:b/>
          <w:bCs/>
        </w:rPr>
        <w:t>100%Xeno-free</w:t>
      </w:r>
    </w:p>
    <w:p w14:paraId="4B567F58" w14:textId="0901B5C8" w:rsidR="00260365" w:rsidRPr="00D96502" w:rsidRDefault="00260365" w:rsidP="00260365">
      <w:r w:rsidRPr="00D96502">
        <w:t xml:space="preserve">Riproducibilità batch-to-batch </w:t>
      </w:r>
      <w:r>
        <w:t>garantita</w:t>
      </w:r>
    </w:p>
    <w:p w14:paraId="506028FC" w14:textId="77777777" w:rsidR="00260365" w:rsidRPr="00D96502" w:rsidRDefault="00260365" w:rsidP="00260365">
      <w:r w:rsidRPr="00D96502">
        <w:rPr>
          <w:b/>
          <w:bCs/>
        </w:rPr>
        <w:t>20+Linee testate</w:t>
      </w:r>
    </w:p>
    <w:p w14:paraId="14113978" w14:textId="2F9CD676" w:rsidR="00260365" w:rsidRPr="00D96502" w:rsidRDefault="00260365" w:rsidP="00260365">
      <w:r w:rsidRPr="00D96502">
        <w:lastRenderedPageBreak/>
        <w:t xml:space="preserve">Validato su </w:t>
      </w:r>
      <w:r>
        <w:t xml:space="preserve">linee cellulari e modelli </w:t>
      </w:r>
      <w:r w:rsidR="00853A8C">
        <w:t>tridimensionali (</w:t>
      </w:r>
      <w:r>
        <w:t>3D</w:t>
      </w:r>
      <w:r w:rsidR="00853A8C">
        <w:t>) derivati.</w:t>
      </w:r>
    </w:p>
    <w:p w14:paraId="52D2261C" w14:textId="77777777" w:rsidR="00193519" w:rsidRDefault="00193519"/>
    <w:p w14:paraId="7EB59B07" w14:textId="77777777" w:rsidR="00193519" w:rsidRDefault="00193519"/>
    <w:p w14:paraId="517B7343" w14:textId="630CD789" w:rsidR="008C4F4C" w:rsidRDefault="00193519">
      <w:r>
        <w:t>IL TEAM</w:t>
      </w:r>
    </w:p>
    <w:p w14:paraId="0AC7FF1A" w14:textId="77777777" w:rsidR="00193519" w:rsidRPr="00193519" w:rsidRDefault="00193519" w:rsidP="00193519">
      <w:pPr>
        <w:rPr>
          <w:b/>
          <w:bCs/>
        </w:rPr>
      </w:pPr>
      <w:r w:rsidRPr="00193519">
        <w:rPr>
          <w:b/>
          <w:bCs/>
        </w:rPr>
        <w:t>Il mix perfetto tra accademia e impresa</w:t>
      </w:r>
    </w:p>
    <w:p w14:paraId="53A20D79" w14:textId="115852B4" w:rsidR="00193519" w:rsidRDefault="00193519">
      <w:r>
        <w:t>Annalisa—Scientific advisor</w:t>
      </w:r>
    </w:p>
    <w:p w14:paraId="5FC234A2" w14:textId="70C9F690" w:rsidR="00193519" w:rsidRDefault="00193519">
      <w:r>
        <w:t>Francesca CTO</w:t>
      </w:r>
    </w:p>
    <w:p w14:paraId="479434D8" w14:textId="57E79619" w:rsidR="00193519" w:rsidRDefault="00193519">
      <w:r>
        <w:t>Stefano CGO</w:t>
      </w:r>
    </w:p>
    <w:p w14:paraId="53B29B5B" w14:textId="138E46AE" w:rsidR="00193519" w:rsidRDefault="00193519">
      <w:r>
        <w:t xml:space="preserve">Gianluca CEO </w:t>
      </w:r>
    </w:p>
    <w:p w14:paraId="5B8AAD00" w14:textId="4B1EC11B" w:rsidR="00193519" w:rsidRDefault="00193519">
      <w:r>
        <w:t>(Rimuovere co-founder da ogni membro del team, ok la descrizione)</w:t>
      </w:r>
    </w:p>
    <w:p w14:paraId="1EF2629C" w14:textId="77777777" w:rsidR="00193519" w:rsidRDefault="00193519"/>
    <w:p w14:paraId="3358053B" w14:textId="663BE83C" w:rsidR="00193519" w:rsidRDefault="00193519">
      <w:r>
        <w:t>LA NOSTRA RICERCA</w:t>
      </w:r>
    </w:p>
    <w:p w14:paraId="4571D20B" w14:textId="237C09EB" w:rsidR="004A52FC" w:rsidRPr="004766F7" w:rsidRDefault="004A52FC" w:rsidP="004A52F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color w:val="000000"/>
          <w:lang w:val="en-US"/>
        </w:rPr>
      </w:pPr>
      <w:r w:rsidRPr="004766F7">
        <w:rPr>
          <w:rFonts w:ascii="Arial Narrow" w:eastAsia="Arial Narrow" w:hAnsi="Arial Narrow" w:cs="Arial Narrow"/>
          <w:color w:val="000000"/>
          <w:lang w:val="en-US"/>
        </w:rPr>
        <w:t xml:space="preserve">Journal Biomedical Material Research Part A DOI: 10.1002/jbm.a.34914; </w:t>
      </w:r>
      <w:r>
        <w:rPr>
          <w:rFonts w:ascii="Arial Narrow" w:eastAsia="Arial Narrow" w:hAnsi="Arial Narrow" w:cs="Arial Narrow"/>
          <w:color w:val="000000"/>
          <w:lang w:val="en-US"/>
        </w:rPr>
        <w:t>(</w:t>
      </w:r>
      <w:hyperlink r:id="rId11" w:history="1">
        <w:r w:rsidRPr="004A52FC">
          <w:rPr>
            <w:rStyle w:val="Collegamentoipertestuale"/>
            <w:rFonts w:ascii="Arial Narrow" w:eastAsia="Arial Narrow" w:hAnsi="Arial Narrow" w:cs="Arial Narrow"/>
          </w:rPr>
          <w:t xml:space="preserve">Strain rate </w:t>
        </w:r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viscoelastic</w:t>
        </w:r>
        <w:proofErr w:type="spellEnd"/>
        <w:r w:rsidRPr="004A52FC">
          <w:rPr>
            <w:rStyle w:val="Collegamentoipertestuale"/>
            <w:rFonts w:ascii="Arial Narrow" w:eastAsia="Arial Narrow" w:hAnsi="Arial Narrow" w:cs="Arial Narrow"/>
          </w:rPr>
          <w:t xml:space="preserve"> </w:t>
        </w:r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analysis</w:t>
        </w:r>
        <w:proofErr w:type="spellEnd"/>
        <w:r w:rsidRPr="004A52FC">
          <w:rPr>
            <w:rStyle w:val="Collegamentoipertestuale"/>
            <w:rFonts w:ascii="Arial Narrow" w:eastAsia="Arial Narrow" w:hAnsi="Arial Narrow" w:cs="Arial Narrow"/>
          </w:rPr>
          <w:t xml:space="preserve"> of soft and </w:t>
        </w:r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highly</w:t>
        </w:r>
        <w:proofErr w:type="spellEnd"/>
        <w:r w:rsidRPr="004A52FC">
          <w:rPr>
            <w:rStyle w:val="Collegamentoipertestuale"/>
            <w:rFonts w:ascii="Arial Narrow" w:eastAsia="Arial Narrow" w:hAnsi="Arial Narrow" w:cs="Arial Narrow"/>
          </w:rPr>
          <w:t xml:space="preserve"> </w:t>
        </w:r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hydrated</w:t>
        </w:r>
        <w:proofErr w:type="spellEnd"/>
        <w:r w:rsidRPr="004A52FC">
          <w:rPr>
            <w:rStyle w:val="Collegamentoipertestuale"/>
            <w:rFonts w:ascii="Arial Narrow" w:eastAsia="Arial Narrow" w:hAnsi="Arial Narrow" w:cs="Arial Narrow"/>
          </w:rPr>
          <w:t xml:space="preserve"> </w:t>
        </w:r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biomaterials</w:t>
        </w:r>
        <w:proofErr w:type="spellEnd"/>
        <w:r w:rsidRPr="004A52FC">
          <w:rPr>
            <w:rStyle w:val="Collegamentoipertestuale"/>
            <w:rFonts w:ascii="Arial Narrow" w:eastAsia="Arial Narrow" w:hAnsi="Arial Narrow" w:cs="Arial Narrow"/>
          </w:rPr>
          <w:t xml:space="preserve"> - </w:t>
        </w:r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PubMed</w:t>
        </w:r>
        <w:proofErr w:type="spellEnd"/>
      </w:hyperlink>
      <w:r>
        <w:rPr>
          <w:rFonts w:ascii="Arial Narrow" w:eastAsia="Arial Narrow" w:hAnsi="Arial Narrow" w:cs="Arial Narrow"/>
          <w:color w:val="000000"/>
          <w:lang w:val="en-US"/>
        </w:rPr>
        <w:t>)</w:t>
      </w:r>
    </w:p>
    <w:p w14:paraId="3A93DAB2" w14:textId="3FE677F4" w:rsidR="004A52FC" w:rsidRPr="004766F7" w:rsidRDefault="004A52FC" w:rsidP="004A52F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color w:val="000000"/>
          <w:lang w:val="en-US"/>
        </w:rPr>
      </w:pPr>
      <w:r w:rsidRPr="004766F7">
        <w:rPr>
          <w:rFonts w:ascii="Arial Narrow" w:eastAsia="Arial Narrow" w:hAnsi="Arial Narrow" w:cs="Arial Narrow"/>
          <w:color w:val="000000"/>
          <w:lang w:val="en-US"/>
        </w:rPr>
        <w:t xml:space="preserve">Journal of Biomechanics </w:t>
      </w:r>
      <w:proofErr w:type="gramStart"/>
      <w:r w:rsidRPr="004766F7">
        <w:rPr>
          <w:rFonts w:ascii="Arial Narrow" w:eastAsia="Arial Narrow" w:hAnsi="Arial Narrow" w:cs="Arial Narrow"/>
          <w:color w:val="000000"/>
          <w:lang w:val="en-US"/>
        </w:rPr>
        <w:t>DOI:10.1016/j.jbiomech</w:t>
      </w:r>
      <w:proofErr w:type="gramEnd"/>
      <w:r w:rsidRPr="004766F7">
        <w:rPr>
          <w:rFonts w:ascii="Arial Narrow" w:eastAsia="Arial Narrow" w:hAnsi="Arial Narrow" w:cs="Arial Narrow"/>
          <w:color w:val="000000"/>
          <w:lang w:val="en-US"/>
        </w:rPr>
        <w:t>.2014.05.017;</w:t>
      </w:r>
      <w:r>
        <w:rPr>
          <w:rFonts w:ascii="Arial Narrow" w:eastAsia="Arial Narrow" w:hAnsi="Arial Narrow" w:cs="Arial Narrow"/>
          <w:color w:val="000000"/>
          <w:lang w:val="en-US"/>
        </w:rPr>
        <w:t xml:space="preserve"> (</w:t>
      </w:r>
      <w:hyperlink r:id="rId12" w:history="1"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Viscoelastic</w:t>
        </w:r>
        <w:proofErr w:type="spellEnd"/>
        <w:r w:rsidRPr="004A52FC">
          <w:rPr>
            <w:rStyle w:val="Collegamentoipertestuale"/>
            <w:rFonts w:ascii="Arial Narrow" w:eastAsia="Arial Narrow" w:hAnsi="Arial Narrow" w:cs="Arial Narrow"/>
          </w:rPr>
          <w:t xml:space="preserve"> </w:t>
        </w:r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characterisation</w:t>
        </w:r>
        <w:proofErr w:type="spellEnd"/>
        <w:r w:rsidRPr="004A52FC">
          <w:rPr>
            <w:rStyle w:val="Collegamentoipertestuale"/>
            <w:rFonts w:ascii="Arial Narrow" w:eastAsia="Arial Narrow" w:hAnsi="Arial Narrow" w:cs="Arial Narrow"/>
          </w:rPr>
          <w:t xml:space="preserve"> of </w:t>
        </w:r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pig</w:t>
        </w:r>
        <w:proofErr w:type="spellEnd"/>
        <w:r w:rsidRPr="004A52FC">
          <w:rPr>
            <w:rStyle w:val="Collegamentoipertestuale"/>
            <w:rFonts w:ascii="Arial Narrow" w:eastAsia="Arial Narrow" w:hAnsi="Arial Narrow" w:cs="Arial Narrow"/>
          </w:rPr>
          <w:t xml:space="preserve"> </w:t>
        </w:r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liver</w:t>
        </w:r>
        <w:proofErr w:type="spellEnd"/>
        <w:r w:rsidRPr="004A52FC">
          <w:rPr>
            <w:rStyle w:val="Collegamentoipertestuale"/>
            <w:rFonts w:ascii="Arial Narrow" w:eastAsia="Arial Narrow" w:hAnsi="Arial Narrow" w:cs="Arial Narrow"/>
          </w:rPr>
          <w:t xml:space="preserve"> in </w:t>
        </w:r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unconfined</w:t>
        </w:r>
        <w:proofErr w:type="spellEnd"/>
        <w:r w:rsidRPr="004A52FC">
          <w:rPr>
            <w:rStyle w:val="Collegamentoipertestuale"/>
            <w:rFonts w:ascii="Arial Narrow" w:eastAsia="Arial Narrow" w:hAnsi="Arial Narrow" w:cs="Arial Narrow"/>
          </w:rPr>
          <w:t xml:space="preserve"> </w:t>
        </w:r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compression</w:t>
        </w:r>
        <w:proofErr w:type="spellEnd"/>
        <w:r w:rsidRPr="004A52FC">
          <w:rPr>
            <w:rStyle w:val="Collegamentoipertestuale"/>
            <w:rFonts w:ascii="Arial Narrow" w:eastAsia="Arial Narrow" w:hAnsi="Arial Narrow" w:cs="Arial Narrow"/>
          </w:rPr>
          <w:t xml:space="preserve"> - </w:t>
        </w:r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PubMed</w:t>
        </w:r>
        <w:proofErr w:type="spellEnd"/>
      </w:hyperlink>
      <w:r>
        <w:rPr>
          <w:rFonts w:ascii="Arial Narrow" w:eastAsia="Arial Narrow" w:hAnsi="Arial Narrow" w:cs="Arial Narrow"/>
          <w:color w:val="000000"/>
          <w:lang w:val="en-US"/>
        </w:rPr>
        <w:t>)</w:t>
      </w:r>
    </w:p>
    <w:p w14:paraId="5539AB51" w14:textId="6B116773" w:rsidR="004A52FC" w:rsidRPr="004766F7" w:rsidRDefault="004A52FC" w:rsidP="004A52F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color w:val="000000"/>
          <w:lang w:val="en-US"/>
        </w:rPr>
      </w:pPr>
      <w:r w:rsidRPr="004766F7">
        <w:rPr>
          <w:rFonts w:ascii="Arial Narrow" w:eastAsia="Arial Narrow" w:hAnsi="Arial Narrow" w:cs="Arial Narrow"/>
          <w:color w:val="000000"/>
          <w:lang w:val="en-US"/>
        </w:rPr>
        <w:t>Journal of Visual Experiments, DOI:10.3791/59597;</w:t>
      </w:r>
      <w:r>
        <w:rPr>
          <w:rFonts w:ascii="Arial Narrow" w:eastAsia="Arial Narrow" w:hAnsi="Arial Narrow" w:cs="Arial Narrow"/>
          <w:color w:val="000000"/>
          <w:lang w:val="en-US"/>
        </w:rPr>
        <w:t xml:space="preserve"> (</w:t>
      </w:r>
      <w:hyperlink r:id="rId13" w:history="1"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Fabrication</w:t>
        </w:r>
        <w:proofErr w:type="spellEnd"/>
        <w:r w:rsidRPr="004A52FC">
          <w:rPr>
            <w:rStyle w:val="Collegamentoipertestuale"/>
            <w:rFonts w:ascii="Arial Narrow" w:eastAsia="Arial Narrow" w:hAnsi="Arial Narrow" w:cs="Arial Narrow"/>
          </w:rPr>
          <w:t xml:space="preserve"> of </w:t>
        </w:r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Amyloid</w:t>
        </w:r>
        <w:proofErr w:type="spellEnd"/>
        <w:r w:rsidRPr="004A52FC">
          <w:rPr>
            <w:rStyle w:val="Collegamentoipertestuale"/>
            <w:rFonts w:ascii="Arial Narrow" w:eastAsia="Arial Narrow" w:hAnsi="Arial Narrow" w:cs="Arial Narrow"/>
          </w:rPr>
          <w:t>-β-</w:t>
        </w:r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Secreting</w:t>
        </w:r>
        <w:proofErr w:type="spellEnd"/>
        <w:r w:rsidRPr="004A52FC">
          <w:rPr>
            <w:rStyle w:val="Collegamentoipertestuale"/>
            <w:rFonts w:ascii="Arial Narrow" w:eastAsia="Arial Narrow" w:hAnsi="Arial Narrow" w:cs="Arial Narrow"/>
          </w:rPr>
          <w:t xml:space="preserve"> Alginate </w:t>
        </w:r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Microbeads</w:t>
        </w:r>
        <w:proofErr w:type="spellEnd"/>
        <w:r w:rsidRPr="004A52FC">
          <w:rPr>
            <w:rStyle w:val="Collegamentoipertestuale"/>
            <w:rFonts w:ascii="Arial Narrow" w:eastAsia="Arial Narrow" w:hAnsi="Arial Narrow" w:cs="Arial Narrow"/>
          </w:rPr>
          <w:t xml:space="preserve"> for Use in </w:t>
        </w:r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Modelling</w:t>
        </w:r>
        <w:proofErr w:type="spellEnd"/>
        <w:r w:rsidRPr="004A52FC">
          <w:rPr>
            <w:rStyle w:val="Collegamentoipertestuale"/>
            <w:rFonts w:ascii="Arial Narrow" w:eastAsia="Arial Narrow" w:hAnsi="Arial Narrow" w:cs="Arial Narrow"/>
          </w:rPr>
          <w:t xml:space="preserve"> </w:t>
        </w:r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Alzheimer's</w:t>
        </w:r>
        <w:proofErr w:type="spellEnd"/>
        <w:r w:rsidRPr="004A52FC">
          <w:rPr>
            <w:rStyle w:val="Collegamentoipertestuale"/>
            <w:rFonts w:ascii="Arial Narrow" w:eastAsia="Arial Narrow" w:hAnsi="Arial Narrow" w:cs="Arial Narrow"/>
          </w:rPr>
          <w:t xml:space="preserve"> </w:t>
        </w:r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Disease</w:t>
        </w:r>
        <w:proofErr w:type="spellEnd"/>
        <w:r w:rsidRPr="004A52FC">
          <w:rPr>
            <w:rStyle w:val="Collegamentoipertestuale"/>
            <w:rFonts w:ascii="Arial Narrow" w:eastAsia="Arial Narrow" w:hAnsi="Arial Narrow" w:cs="Arial Narrow"/>
          </w:rPr>
          <w:t xml:space="preserve"> - </w:t>
        </w:r>
        <w:proofErr w:type="spellStart"/>
        <w:r w:rsidRPr="004A52FC">
          <w:rPr>
            <w:rStyle w:val="Collegamentoipertestuale"/>
            <w:rFonts w:ascii="Arial Narrow" w:eastAsia="Arial Narrow" w:hAnsi="Arial Narrow" w:cs="Arial Narrow"/>
          </w:rPr>
          <w:t>PubMed</w:t>
        </w:r>
        <w:proofErr w:type="spellEnd"/>
      </w:hyperlink>
      <w:r>
        <w:rPr>
          <w:rFonts w:ascii="Arial Narrow" w:eastAsia="Arial Narrow" w:hAnsi="Arial Narrow" w:cs="Arial Narrow"/>
          <w:color w:val="000000"/>
          <w:lang w:val="en-US"/>
        </w:rPr>
        <w:t>)</w:t>
      </w:r>
    </w:p>
    <w:p w14:paraId="206E154C" w14:textId="2E219D20" w:rsidR="004A52FC" w:rsidRPr="004766F7" w:rsidRDefault="004A52FC" w:rsidP="004A52F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color w:val="000000"/>
          <w:lang w:val="en-US"/>
        </w:rPr>
      </w:pPr>
      <w:r w:rsidRPr="004766F7">
        <w:rPr>
          <w:rFonts w:ascii="Arial Narrow" w:eastAsia="Arial Narrow" w:hAnsi="Arial Narrow" w:cs="Arial Narrow"/>
          <w:color w:val="000000"/>
          <w:lang w:val="en-US"/>
        </w:rPr>
        <w:t>Reactive and Functional Polymers, DOI:10.1016/j.reactfunctpolym.2022.105292;</w:t>
      </w:r>
      <w:r>
        <w:rPr>
          <w:rFonts w:ascii="Arial Narrow" w:eastAsia="Arial Narrow" w:hAnsi="Arial Narrow" w:cs="Arial Narrow"/>
          <w:color w:val="000000"/>
          <w:lang w:val="en-US"/>
        </w:rPr>
        <w:t xml:space="preserve"> (</w:t>
      </w:r>
      <w:hyperlink r:id="rId14" w:history="1"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 xml:space="preserve">The </w:t>
        </w:r>
        <w:proofErr w:type="spellStart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>characterization</w:t>
        </w:r>
        <w:proofErr w:type="spellEnd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 xml:space="preserve"> of </w:t>
        </w:r>
        <w:proofErr w:type="spellStart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>molecular</w:t>
        </w:r>
        <w:proofErr w:type="spellEnd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 xml:space="preserve"> weight </w:t>
        </w:r>
        <w:proofErr w:type="spellStart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>distribution</w:t>
        </w:r>
        <w:proofErr w:type="spellEnd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 xml:space="preserve"> and </w:t>
        </w:r>
        <w:proofErr w:type="spellStart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>aggregation</w:t>
        </w:r>
        <w:proofErr w:type="spellEnd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 xml:space="preserve"> by </w:t>
        </w:r>
        <w:proofErr w:type="spellStart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>asymmetrical</w:t>
        </w:r>
        <w:proofErr w:type="spellEnd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 xml:space="preserve"> flow field-flow </w:t>
        </w:r>
        <w:proofErr w:type="spellStart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>fractionation</w:t>
        </w:r>
        <w:proofErr w:type="spellEnd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 xml:space="preserve"> of </w:t>
        </w:r>
        <w:proofErr w:type="spellStart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>unmodified</w:t>
        </w:r>
        <w:proofErr w:type="spellEnd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 xml:space="preserve"> and </w:t>
        </w:r>
        <w:proofErr w:type="spellStart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>oxidized</w:t>
        </w:r>
        <w:proofErr w:type="spellEnd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 xml:space="preserve"> alginate - </w:t>
        </w:r>
        <w:proofErr w:type="spellStart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>ScienceDirect</w:t>
        </w:r>
        <w:proofErr w:type="spellEnd"/>
      </w:hyperlink>
      <w:r w:rsidR="008F4F7E">
        <w:rPr>
          <w:rFonts w:ascii="Arial Narrow" w:eastAsia="Arial Narrow" w:hAnsi="Arial Narrow" w:cs="Arial Narrow"/>
          <w:color w:val="000000"/>
          <w:lang w:val="en-US"/>
        </w:rPr>
        <w:t>)</w:t>
      </w:r>
    </w:p>
    <w:p w14:paraId="3A33DA67" w14:textId="7E7B4085" w:rsidR="004A52FC" w:rsidRDefault="004A52FC" w:rsidP="004A52F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Acta </w:t>
      </w:r>
      <w:proofErr w:type="spellStart"/>
      <w:r>
        <w:rPr>
          <w:rFonts w:ascii="Arial Narrow" w:eastAsia="Arial Narrow" w:hAnsi="Arial Narrow" w:cs="Arial Narrow"/>
          <w:color w:val="000000"/>
        </w:rPr>
        <w:t>Biomaterialia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, </w:t>
      </w:r>
      <w:proofErr w:type="gramStart"/>
      <w:r>
        <w:rPr>
          <w:rFonts w:ascii="Arial Narrow" w:eastAsia="Arial Narrow" w:hAnsi="Arial Narrow" w:cs="Arial Narrow"/>
          <w:color w:val="000000"/>
        </w:rPr>
        <w:t>DOI:10.1016/j.actbio</w:t>
      </w:r>
      <w:proofErr w:type="gramEnd"/>
      <w:r>
        <w:rPr>
          <w:rFonts w:ascii="Arial Narrow" w:eastAsia="Arial Narrow" w:hAnsi="Arial Narrow" w:cs="Arial Narrow"/>
          <w:color w:val="000000"/>
        </w:rPr>
        <w:t xml:space="preserve">.2022.08.074; </w:t>
      </w:r>
      <w:r w:rsidR="002B182A">
        <w:rPr>
          <w:rFonts w:ascii="Arial Narrow" w:eastAsia="Arial Narrow" w:hAnsi="Arial Narrow" w:cs="Arial Narrow"/>
          <w:color w:val="000000"/>
        </w:rPr>
        <w:t>(</w:t>
      </w:r>
      <w:hyperlink r:id="rId15" w:history="1"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 xml:space="preserve">Role of </w:t>
        </w:r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stiffness</w:t>
        </w:r>
        <w:proofErr w:type="spellEnd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 xml:space="preserve"> and </w:t>
        </w:r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physico-chemical</w:t>
        </w:r>
        <w:proofErr w:type="spellEnd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 xml:space="preserve"> </w:t>
        </w:r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properties</w:t>
        </w:r>
        <w:proofErr w:type="spellEnd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 xml:space="preserve"> of </w:t>
        </w:r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tumour</w:t>
        </w:r>
        <w:proofErr w:type="spellEnd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 xml:space="preserve"> </w:t>
        </w:r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microenvironment</w:t>
        </w:r>
        <w:proofErr w:type="spellEnd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 xml:space="preserve"> on </w:t>
        </w:r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breast</w:t>
        </w:r>
        <w:proofErr w:type="spellEnd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 xml:space="preserve"> </w:t>
        </w:r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cancer</w:t>
        </w:r>
        <w:proofErr w:type="spellEnd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 xml:space="preserve"> </w:t>
        </w:r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cell</w:t>
        </w:r>
        <w:proofErr w:type="spellEnd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 xml:space="preserve"> </w:t>
        </w:r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stemness</w:t>
        </w:r>
        <w:proofErr w:type="spellEnd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 xml:space="preserve"> - </w:t>
        </w:r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PubMed</w:t>
        </w:r>
        <w:proofErr w:type="spellEnd"/>
      </w:hyperlink>
      <w:r w:rsidR="002B182A">
        <w:rPr>
          <w:rFonts w:ascii="Arial Narrow" w:eastAsia="Arial Narrow" w:hAnsi="Arial Narrow" w:cs="Arial Narrow"/>
          <w:color w:val="000000"/>
        </w:rPr>
        <w:t>)</w:t>
      </w:r>
    </w:p>
    <w:p w14:paraId="724E7A6E" w14:textId="39B421E3" w:rsidR="004A52FC" w:rsidRPr="004766F7" w:rsidRDefault="004A52FC" w:rsidP="004A52F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color w:val="000000"/>
          <w:lang w:val="en-US"/>
        </w:rPr>
      </w:pPr>
      <w:r w:rsidRPr="004766F7">
        <w:rPr>
          <w:rFonts w:ascii="Arial Narrow" w:eastAsia="Arial Narrow" w:hAnsi="Arial Narrow" w:cs="Arial Narrow"/>
          <w:color w:val="000000"/>
          <w:lang w:val="en-US"/>
        </w:rPr>
        <w:t>Advanced Healthcare Materials, DOI:10.1002/adhm.202201898;</w:t>
      </w:r>
      <w:r w:rsidR="002B182A">
        <w:rPr>
          <w:rFonts w:ascii="Arial Narrow" w:eastAsia="Arial Narrow" w:hAnsi="Arial Narrow" w:cs="Arial Narrow"/>
          <w:color w:val="000000"/>
          <w:lang w:val="en-US"/>
        </w:rPr>
        <w:t xml:space="preserve"> (</w:t>
      </w:r>
      <w:hyperlink r:id="rId16" w:history="1"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Invasion</w:t>
        </w:r>
        <w:proofErr w:type="spellEnd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 xml:space="preserve"> and </w:t>
        </w:r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Secondary</w:t>
        </w:r>
        <w:proofErr w:type="spellEnd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 xml:space="preserve"> Site </w:t>
        </w:r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Colonization</w:t>
        </w:r>
        <w:proofErr w:type="spellEnd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 xml:space="preserve"> </w:t>
        </w:r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as</w:t>
        </w:r>
        <w:proofErr w:type="spellEnd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 xml:space="preserve"> a </w:t>
        </w:r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Function</w:t>
        </w:r>
        <w:proofErr w:type="spellEnd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 xml:space="preserve"> of In Vitro </w:t>
        </w:r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Primary</w:t>
        </w:r>
        <w:proofErr w:type="spellEnd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 xml:space="preserve"> </w:t>
        </w:r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Tumor</w:t>
        </w:r>
        <w:proofErr w:type="spellEnd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 xml:space="preserve"> Matrix </w:t>
        </w:r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Stiffness</w:t>
        </w:r>
        <w:proofErr w:type="spellEnd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 xml:space="preserve">: </w:t>
        </w:r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Breast</w:t>
        </w:r>
        <w:proofErr w:type="spellEnd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 xml:space="preserve"> to Bone </w:t>
        </w:r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Metastasis</w:t>
        </w:r>
        <w:proofErr w:type="spellEnd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 xml:space="preserve"> - </w:t>
        </w:r>
        <w:proofErr w:type="spellStart"/>
        <w:r w:rsidR="002B182A" w:rsidRPr="002B182A">
          <w:rPr>
            <w:rStyle w:val="Collegamentoipertestuale"/>
            <w:rFonts w:ascii="Arial Narrow" w:eastAsia="Arial Narrow" w:hAnsi="Arial Narrow" w:cs="Arial Narrow"/>
          </w:rPr>
          <w:t>PubMed</w:t>
        </w:r>
        <w:proofErr w:type="spellEnd"/>
      </w:hyperlink>
      <w:r w:rsidR="002B182A">
        <w:rPr>
          <w:rFonts w:ascii="Arial Narrow" w:eastAsia="Arial Narrow" w:hAnsi="Arial Narrow" w:cs="Arial Narrow"/>
          <w:color w:val="000000"/>
          <w:lang w:val="en-US"/>
        </w:rPr>
        <w:t>)</w:t>
      </w:r>
    </w:p>
    <w:p w14:paraId="47BBC612" w14:textId="14E90FB8" w:rsidR="004A52FC" w:rsidRDefault="004A52FC" w:rsidP="004A52F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color w:val="000000"/>
          <w:lang w:val="en-US"/>
        </w:rPr>
      </w:pPr>
      <w:r w:rsidRPr="001E244B">
        <w:rPr>
          <w:rFonts w:ascii="Arial Narrow" w:eastAsia="Arial Narrow" w:hAnsi="Arial Narrow" w:cs="Arial Narrow"/>
          <w:color w:val="000000"/>
          <w:lang w:val="en-GB"/>
        </w:rPr>
        <w:t>Macromolecular Materials and Engineering</w:t>
      </w:r>
      <w:r>
        <w:rPr>
          <w:rFonts w:ascii="Arial Narrow" w:eastAsia="Arial Narrow" w:hAnsi="Arial Narrow" w:cs="Arial Narrow"/>
          <w:color w:val="000000"/>
          <w:lang w:val="en-GB"/>
        </w:rPr>
        <w:t>,</w:t>
      </w:r>
      <w:r w:rsidRPr="001E244B">
        <w:rPr>
          <w:rFonts w:ascii="Arial Narrow" w:eastAsia="Arial Narrow" w:hAnsi="Arial Narrow" w:cs="Arial Narrow"/>
          <w:color w:val="000000"/>
          <w:lang w:val="en-US"/>
        </w:rPr>
        <w:t xml:space="preserve"> DOI: 10.1002/mame.202400296</w:t>
      </w:r>
      <w:r w:rsidR="008F4F7E">
        <w:rPr>
          <w:rFonts w:ascii="Arial Narrow" w:eastAsia="Arial Narrow" w:hAnsi="Arial Narrow" w:cs="Arial Narrow"/>
          <w:color w:val="000000"/>
          <w:lang w:val="en-US"/>
        </w:rPr>
        <w:t xml:space="preserve"> (</w:t>
      </w:r>
      <w:hyperlink r:id="rId17" w:history="1">
        <w:proofErr w:type="spellStart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>Exploiting</w:t>
        </w:r>
        <w:proofErr w:type="spellEnd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 xml:space="preserve"> </w:t>
        </w:r>
        <w:proofErr w:type="spellStart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>Response</w:t>
        </w:r>
        <w:proofErr w:type="spellEnd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 xml:space="preserve"> Surface </w:t>
        </w:r>
        <w:proofErr w:type="spellStart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>Methodology</w:t>
        </w:r>
        <w:proofErr w:type="spellEnd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 xml:space="preserve"> to Engineer the </w:t>
        </w:r>
        <w:proofErr w:type="spellStart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>Mechanical</w:t>
        </w:r>
        <w:proofErr w:type="spellEnd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 xml:space="preserve"> </w:t>
        </w:r>
        <w:proofErr w:type="spellStart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>Properties</w:t>
        </w:r>
        <w:proofErr w:type="spellEnd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 xml:space="preserve"> of Alginate</w:t>
        </w:r>
        <w:r w:rsidR="008F4F7E" w:rsidRPr="008F4F7E">
          <w:rPr>
            <w:rStyle w:val="Collegamentoipertestuale"/>
            <w:rFonts w:ascii="Cambria Math" w:eastAsia="Arial Narrow" w:hAnsi="Cambria Math" w:cs="Cambria Math"/>
          </w:rPr>
          <w:t>‐</w:t>
        </w:r>
        <w:proofErr w:type="spellStart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>based</w:t>
        </w:r>
        <w:proofErr w:type="spellEnd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 xml:space="preserve"> </w:t>
        </w:r>
        <w:proofErr w:type="spellStart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>Hydrogels</w:t>
        </w:r>
        <w:proofErr w:type="spellEnd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 xml:space="preserve"> - Bucciarelli - 2025 - </w:t>
        </w:r>
        <w:proofErr w:type="spellStart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>Macromolecular</w:t>
        </w:r>
        <w:proofErr w:type="spellEnd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 xml:space="preserve"> </w:t>
        </w:r>
        <w:proofErr w:type="spellStart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>Materials</w:t>
        </w:r>
        <w:proofErr w:type="spellEnd"/>
        <w:r w:rsidR="008F4F7E" w:rsidRPr="008F4F7E">
          <w:rPr>
            <w:rStyle w:val="Collegamentoipertestuale"/>
            <w:rFonts w:ascii="Arial Narrow" w:eastAsia="Arial Narrow" w:hAnsi="Arial Narrow" w:cs="Arial Narrow"/>
          </w:rPr>
          <w:t xml:space="preserve"> and Engineering - Wiley Online Library</w:t>
        </w:r>
      </w:hyperlink>
      <w:r w:rsidR="008F4F7E">
        <w:rPr>
          <w:rFonts w:ascii="Arial Narrow" w:eastAsia="Arial Narrow" w:hAnsi="Arial Narrow" w:cs="Arial Narrow"/>
          <w:color w:val="000000"/>
          <w:lang w:val="en-US"/>
        </w:rPr>
        <w:t>)</w:t>
      </w:r>
    </w:p>
    <w:p w14:paraId="0B43CD34" w14:textId="77777777" w:rsidR="004D206B" w:rsidRDefault="004D206B" w:rsidP="004D206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 Narrow" w:eastAsia="Arial Narrow" w:hAnsi="Arial Narrow" w:cs="Arial Narrow"/>
          <w:color w:val="000000"/>
          <w:lang w:val="en-US"/>
        </w:rPr>
      </w:pPr>
    </w:p>
    <w:p w14:paraId="0BC977F5" w14:textId="77777777" w:rsidR="004D206B" w:rsidRPr="004D206B" w:rsidRDefault="004D206B" w:rsidP="004D206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 Narrow" w:eastAsia="Arial Narrow" w:hAnsi="Arial Narrow" w:cs="Arial Narrow"/>
          <w:b/>
          <w:bCs/>
          <w:color w:val="000000"/>
        </w:rPr>
      </w:pPr>
      <w:r w:rsidRPr="004D206B">
        <w:rPr>
          <w:rFonts w:ascii="Arial Narrow" w:eastAsia="Arial Narrow" w:hAnsi="Arial Narrow" w:cs="Arial Narrow"/>
          <w:b/>
          <w:bCs/>
          <w:color w:val="000000"/>
        </w:rPr>
        <w:t>Accelera la tua ricerca</w:t>
      </w:r>
    </w:p>
    <w:p w14:paraId="4B0B98D1" w14:textId="77777777" w:rsidR="004D206B" w:rsidRPr="004D206B" w:rsidRDefault="004D206B" w:rsidP="004D206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 Narrow" w:eastAsia="Arial Narrow" w:hAnsi="Arial Narrow" w:cs="Arial Narrow"/>
          <w:b/>
          <w:bCs/>
          <w:color w:val="000000"/>
        </w:rPr>
      </w:pPr>
      <w:r w:rsidRPr="004D206B">
        <w:rPr>
          <w:rFonts w:ascii="Arial Narrow" w:eastAsia="Arial Narrow" w:hAnsi="Arial Narrow" w:cs="Arial Narrow"/>
          <w:b/>
          <w:bCs/>
          <w:color w:val="000000"/>
        </w:rPr>
        <w:lastRenderedPageBreak/>
        <w:t>Unisciti ai laboratori più avanzati in Europa e standardizza la tua coltura 3D oggi stesso.</w:t>
      </w:r>
    </w:p>
    <w:p w14:paraId="16CDC140" w14:textId="77777777" w:rsidR="004D206B" w:rsidRDefault="004D206B" w:rsidP="004D206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 Narrow" w:eastAsia="Arial Narrow" w:hAnsi="Arial Narrow" w:cs="Arial Narrow"/>
          <w:color w:val="000000"/>
          <w:lang w:val="en-US"/>
        </w:rPr>
      </w:pPr>
    </w:p>
    <w:p w14:paraId="4385D46F" w14:textId="0F9B8BD5" w:rsidR="00A17E1D" w:rsidRDefault="00A17E1D" w:rsidP="004D206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 Narrow" w:eastAsia="Arial Narrow" w:hAnsi="Arial Narrow" w:cs="Arial Narrow"/>
          <w:color w:val="000000"/>
          <w:lang w:val="en-US"/>
        </w:rPr>
      </w:pPr>
    </w:p>
    <w:p w14:paraId="092B853B" w14:textId="77777777" w:rsidR="004D206B" w:rsidRDefault="004D206B" w:rsidP="004D206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 Narrow" w:eastAsia="Arial Narrow" w:hAnsi="Arial Narrow" w:cs="Arial Narrow"/>
          <w:color w:val="000000"/>
          <w:lang w:val="en-US"/>
        </w:rPr>
      </w:pPr>
    </w:p>
    <w:p w14:paraId="55E1224D" w14:textId="77777777" w:rsidR="004D206B" w:rsidRPr="001E244B" w:rsidRDefault="004D206B" w:rsidP="004D206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 Narrow" w:eastAsia="Arial Narrow" w:hAnsi="Arial Narrow" w:cs="Arial Narrow"/>
          <w:color w:val="000000"/>
          <w:lang w:val="en-US"/>
        </w:rPr>
      </w:pPr>
    </w:p>
    <w:p w14:paraId="48BF7155" w14:textId="77777777" w:rsidR="00193519" w:rsidRDefault="00193519"/>
    <w:sectPr w:rsidR="0019351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1" w:author="Gianluca De Danieli" w:date="2026-04-26T09:29:00Z" w:initials="GD">
    <w:p w14:paraId="0A0885BF" w14:textId="77777777" w:rsidR="00B31B57" w:rsidRDefault="00B31B57" w:rsidP="00B31B57">
      <w:pPr>
        <w:pStyle w:val="Testocommento"/>
      </w:pPr>
      <w:r>
        <w:rPr>
          <w:rStyle w:val="Rimandocommento"/>
        </w:rPr>
        <w:annotationRef/>
      </w:r>
      <w:r>
        <w:t xml:space="preserve">Eviterei di fare specifico riferimento al competitor . Potremmo avere problemi in quanto se scriviamo questo lo dobbiamo dimostrare poi </w:t>
      </w:r>
    </w:p>
  </w:comment>
  <w:comment w:id="49" w:author="Gianluca De Danieli" w:date="2026-04-26T09:31:00Z" w:initials="GD">
    <w:p w14:paraId="5707438D" w14:textId="39DD3EA7" w:rsidR="00B31B57" w:rsidRDefault="00B31B57" w:rsidP="00B31B57">
      <w:pPr>
        <w:pStyle w:val="Testocommento"/>
      </w:pPr>
      <w:r>
        <w:rPr>
          <w:rStyle w:val="Rimandocommento"/>
        </w:rPr>
        <w:annotationRef/>
      </w:r>
      <w:r>
        <w:t xml:space="preserve">Lo abbiamo gia detto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0885BF" w15:done="0"/>
  <w15:commentEx w15:paraId="570743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C58ACB9" w16cex:dateUtc="2026-04-26T07:29:00Z"/>
  <w16cex:commentExtensible w16cex:durableId="23AF8196" w16cex:dateUtc="2026-04-26T07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0885BF" w16cid:durableId="3C58ACB9"/>
  <w16cid:commentId w16cid:paraId="5707438D" w16cid:durableId="23AF819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4CB2"/>
    <w:multiLevelType w:val="multilevel"/>
    <w:tmpl w:val="F8FC624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569D4"/>
    <w:multiLevelType w:val="multilevel"/>
    <w:tmpl w:val="949C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351F2"/>
    <w:multiLevelType w:val="multilevel"/>
    <w:tmpl w:val="DA1A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86F56"/>
    <w:multiLevelType w:val="hybridMultilevel"/>
    <w:tmpl w:val="1A626B8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A24A10"/>
    <w:multiLevelType w:val="hybridMultilevel"/>
    <w:tmpl w:val="FA287C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255707">
    <w:abstractNumId w:val="4"/>
  </w:num>
  <w:num w:numId="2" w16cid:durableId="1599875622">
    <w:abstractNumId w:val="3"/>
  </w:num>
  <w:num w:numId="3" w16cid:durableId="472790433">
    <w:abstractNumId w:val="2"/>
  </w:num>
  <w:num w:numId="4" w16cid:durableId="506403762">
    <w:abstractNumId w:val="1"/>
  </w:num>
  <w:num w:numId="5" w16cid:durableId="77544251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anluca De Danieli">
    <w15:presenceInfo w15:providerId="AD" w15:userId="S::g.dedanieli@betaglue.com::d59759b6-5274-498c-a087-c2d481cefb4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F4C"/>
    <w:rsid w:val="000B27FC"/>
    <w:rsid w:val="00193519"/>
    <w:rsid w:val="00260365"/>
    <w:rsid w:val="00281380"/>
    <w:rsid w:val="00293AA4"/>
    <w:rsid w:val="002B182A"/>
    <w:rsid w:val="00413EC9"/>
    <w:rsid w:val="004866B7"/>
    <w:rsid w:val="004A52FC"/>
    <w:rsid w:val="004D206B"/>
    <w:rsid w:val="006A1853"/>
    <w:rsid w:val="00853A8C"/>
    <w:rsid w:val="008C4F4C"/>
    <w:rsid w:val="008F4F7E"/>
    <w:rsid w:val="00977023"/>
    <w:rsid w:val="009E2049"/>
    <w:rsid w:val="00A17E1D"/>
    <w:rsid w:val="00B31B57"/>
    <w:rsid w:val="00C80127"/>
    <w:rsid w:val="00DA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BF750"/>
  <w15:chartTrackingRefBased/>
  <w15:docId w15:val="{AAD5AAA2-F7DC-490A-91A4-4C2EACB0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C4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C4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4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C4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C4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C4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C4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C4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C4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C4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C4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4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C4F4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C4F4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C4F4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C4F4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C4F4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C4F4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C4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C4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C4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C4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C4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C4F4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C4F4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C4F4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C4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C4F4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C4F4C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8C4F4C"/>
    <w:rPr>
      <w:color w:val="0563C1" w:themeColor="hyperlink"/>
      <w:u w:val="single"/>
    </w:rPr>
  </w:style>
  <w:style w:type="paragraph" w:styleId="Revisione">
    <w:name w:val="Revision"/>
    <w:hidden/>
    <w:uiPriority w:val="99"/>
    <w:semiHidden/>
    <w:rsid w:val="00281380"/>
    <w:pPr>
      <w:spacing w:after="0" w:line="240" w:lineRule="auto"/>
    </w:pPr>
  </w:style>
  <w:style w:type="character" w:styleId="Rimandocommento">
    <w:name w:val="annotation reference"/>
    <w:basedOn w:val="Carpredefinitoparagrafo"/>
    <w:uiPriority w:val="99"/>
    <w:semiHidden/>
    <w:unhideWhenUsed/>
    <w:rsid w:val="00B31B57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B31B57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B31B57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31B5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31B57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4A52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pubmed.ncbi.nlm.nih.gov/31329175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pubmed.ncbi.nlm.nih.gov/25017301/" TargetMode="External"/><Relationship Id="rId17" Type="http://schemas.openxmlformats.org/officeDocument/2006/relationships/hyperlink" Target="https://onlinelibrary.wiley.com/doi/10.1002/mame.202400296" TargetMode="External"/><Relationship Id="rId2" Type="http://schemas.openxmlformats.org/officeDocument/2006/relationships/styles" Target="styles.xml"/><Relationship Id="rId16" Type="http://schemas.openxmlformats.org/officeDocument/2006/relationships/hyperlink" Target="https://pubmed.ncbi.nlm.nih.gov/36351739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ubmed.ncbi.nlm.nih.gov/23946054/" TargetMode="External"/><Relationship Id="rId5" Type="http://schemas.openxmlformats.org/officeDocument/2006/relationships/hyperlink" Target="mailto:info@algelyx.com" TargetMode="External"/><Relationship Id="rId15" Type="http://schemas.openxmlformats.org/officeDocument/2006/relationships/hyperlink" Target="https://pubmed.ncbi.nlm.nih.gov/36087866/" TargetMode="External"/><Relationship Id="rId10" Type="http://schemas.microsoft.com/office/2018/08/relationships/commentsExtensible" Target="commentsExtensible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www.sciencedirect.com/science/article/pii/S1381514822001341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5</cp:revision>
  <dcterms:created xsi:type="dcterms:W3CDTF">2026-04-28T15:44:00Z</dcterms:created>
  <dcterms:modified xsi:type="dcterms:W3CDTF">2026-05-03T09:41:00Z</dcterms:modified>
</cp:coreProperties>
</file>